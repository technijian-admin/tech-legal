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4F05" w14:textId="77777777" w:rsidR="00CC7C35" w:rsidRDefault="005C49C0">
      <w:pPr>
        <w:ind w:left="30" w:right="-87"/>
        <w:rPr>
          <w:sz w:val="20"/>
        </w:rPr>
      </w:pPr>
      <w:r>
        <w:rPr>
          <w:noProof/>
          <w:sz w:val="20"/>
        </w:rPr>
        <w:drawing>
          <wp:inline distT="0" distB="0" distL="0" distR="0" wp14:anchorId="0EAD4F6A" wp14:editId="0EAD4F6B">
            <wp:extent cx="7775867" cy="12176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75867" cy="1217676"/>
                    </a:xfrm>
                    <a:prstGeom prst="rect">
                      <a:avLst/>
                    </a:prstGeom>
                  </pic:spPr>
                </pic:pic>
              </a:graphicData>
            </a:graphic>
          </wp:inline>
        </w:drawing>
      </w:r>
    </w:p>
    <w:p w14:paraId="0EAD4F06" w14:textId="77777777" w:rsidR="00CC7C35" w:rsidRDefault="00CC7C35">
      <w:pPr>
        <w:pStyle w:val="BodyText"/>
        <w:spacing w:before="79"/>
      </w:pPr>
    </w:p>
    <w:p w14:paraId="0EAD4F07" w14:textId="77777777" w:rsidR="00CC7C35" w:rsidRDefault="005C49C0">
      <w:pPr>
        <w:pStyle w:val="Heading2"/>
        <w:spacing w:before="1"/>
        <w:ind w:left="1700" w:right="1700" w:firstLine="0"/>
        <w:jc w:val="center"/>
        <w:rPr>
          <w:u w:val="none"/>
        </w:rPr>
      </w:pPr>
      <w:r>
        <w:t>GENERAL</w:t>
      </w:r>
      <w:r>
        <w:rPr>
          <w:spacing w:val="-7"/>
        </w:rPr>
        <w:t xml:space="preserve"> </w:t>
      </w:r>
      <w:r>
        <w:t>RELEASE</w:t>
      </w:r>
      <w:r>
        <w:rPr>
          <w:spacing w:val="-7"/>
        </w:rPr>
        <w:t xml:space="preserve"> </w:t>
      </w:r>
      <w:r>
        <w:t>AND</w:t>
      </w:r>
      <w:r>
        <w:rPr>
          <w:spacing w:val="-7"/>
        </w:rPr>
        <w:t xml:space="preserve"> </w:t>
      </w:r>
      <w:r>
        <w:t>SETTLEMENT</w:t>
      </w:r>
      <w:r>
        <w:rPr>
          <w:spacing w:val="-6"/>
        </w:rPr>
        <w:t xml:space="preserve"> </w:t>
      </w:r>
      <w:r>
        <w:rPr>
          <w:spacing w:val="-2"/>
        </w:rPr>
        <w:t>AGREEMENT</w:t>
      </w:r>
    </w:p>
    <w:p w14:paraId="0EAD4F08" w14:textId="77777777" w:rsidR="00CC7C35" w:rsidRDefault="00CC7C35">
      <w:pPr>
        <w:pStyle w:val="BodyText"/>
        <w:spacing w:before="123"/>
        <w:rPr>
          <w:b/>
        </w:rPr>
      </w:pPr>
    </w:p>
    <w:p w14:paraId="0EAD4F09" w14:textId="77777777" w:rsidR="00CC7C35" w:rsidRDefault="005C49C0">
      <w:pPr>
        <w:pStyle w:val="BodyText"/>
        <w:spacing w:before="1" w:line="369" w:lineRule="auto"/>
        <w:ind w:left="1440" w:right="1504" w:firstLine="720"/>
      </w:pPr>
      <w:r>
        <w:t>Sunrun Inc., a Delaware corporation (“Sunrun”), and Ravi Jain (“Customer”) (collectively, the “Parties”)</w:t>
      </w:r>
      <w:r>
        <w:rPr>
          <w:spacing w:val="-4"/>
        </w:rPr>
        <w:t xml:space="preserve"> </w:t>
      </w:r>
      <w:r>
        <w:t>hereby</w:t>
      </w:r>
      <w:r>
        <w:rPr>
          <w:spacing w:val="-4"/>
        </w:rPr>
        <w:t xml:space="preserve"> </w:t>
      </w:r>
      <w:r>
        <w:t>enter</w:t>
      </w:r>
      <w:r>
        <w:rPr>
          <w:spacing w:val="-4"/>
        </w:rPr>
        <w:t xml:space="preserve"> </w:t>
      </w:r>
      <w:r>
        <w:t>into</w:t>
      </w:r>
      <w:r>
        <w:rPr>
          <w:spacing w:val="-4"/>
        </w:rPr>
        <w:t xml:space="preserve"> </w:t>
      </w:r>
      <w:r>
        <w:t>this</w:t>
      </w:r>
      <w:r>
        <w:rPr>
          <w:spacing w:val="-4"/>
        </w:rPr>
        <w:t xml:space="preserve"> </w:t>
      </w:r>
      <w:r>
        <w:t>General</w:t>
      </w:r>
      <w:r>
        <w:rPr>
          <w:spacing w:val="-4"/>
        </w:rPr>
        <w:t xml:space="preserve"> </w:t>
      </w:r>
      <w:r>
        <w:t>Release</w:t>
      </w:r>
      <w:r>
        <w:rPr>
          <w:spacing w:val="-4"/>
        </w:rPr>
        <w:t xml:space="preserve"> </w:t>
      </w:r>
      <w:r>
        <w:t>and</w:t>
      </w:r>
      <w:r>
        <w:rPr>
          <w:spacing w:val="-4"/>
        </w:rPr>
        <w:t xml:space="preserve"> </w:t>
      </w:r>
      <w:r>
        <w:t>Settlement</w:t>
      </w:r>
      <w:r>
        <w:rPr>
          <w:spacing w:val="-4"/>
        </w:rPr>
        <w:t xml:space="preserve"> </w:t>
      </w:r>
      <w:r>
        <w:t>Agreement</w:t>
      </w:r>
      <w:r>
        <w:rPr>
          <w:spacing w:val="-4"/>
        </w:rPr>
        <w:t xml:space="preserve"> </w:t>
      </w:r>
      <w:r>
        <w:t>(“Settlement</w:t>
      </w:r>
      <w:r>
        <w:rPr>
          <w:spacing w:val="-4"/>
        </w:rPr>
        <w:t xml:space="preserve"> </w:t>
      </w:r>
      <w:r>
        <w:t>Agreement”)</w:t>
      </w:r>
      <w:r>
        <w:rPr>
          <w:spacing w:val="-4"/>
        </w:rPr>
        <w:t xml:space="preserve"> </w:t>
      </w:r>
      <w:r>
        <w:t>as a full and final compromise and settlement of all matters covered by the general release set forth below, including but not limited to, all claims that were or could have been asserted.</w:t>
      </w:r>
    </w:p>
    <w:p w14:paraId="0EAD4F0A" w14:textId="77777777" w:rsidR="00CC7C35" w:rsidRDefault="005C49C0">
      <w:pPr>
        <w:pStyle w:val="Heading2"/>
        <w:numPr>
          <w:ilvl w:val="0"/>
          <w:numId w:val="1"/>
        </w:numPr>
        <w:tabs>
          <w:tab w:val="left" w:pos="2299"/>
        </w:tabs>
        <w:ind w:hanging="664"/>
        <w:jc w:val="left"/>
        <w:rPr>
          <w:u w:val="none"/>
        </w:rPr>
      </w:pPr>
      <w:r>
        <w:rPr>
          <w:spacing w:val="-2"/>
        </w:rPr>
        <w:t>RECITALS</w:t>
      </w:r>
    </w:p>
    <w:p w14:paraId="0EAD4F0B" w14:textId="77777777" w:rsidR="00CC7C35" w:rsidRDefault="005C49C0">
      <w:pPr>
        <w:pStyle w:val="ListParagraph"/>
        <w:numPr>
          <w:ilvl w:val="1"/>
          <w:numId w:val="1"/>
        </w:numPr>
        <w:tabs>
          <w:tab w:val="left" w:pos="2880"/>
        </w:tabs>
        <w:spacing w:line="369" w:lineRule="auto"/>
        <w:ind w:right="1561"/>
      </w:pPr>
      <w:r>
        <w:t>Customer and Sunrun entered into a Sunrun Solar Power Service Agreement, dated September 12, 2012 &amp; October 12, 2017</w:t>
      </w:r>
      <w:r>
        <w:rPr>
          <w:spacing w:val="40"/>
        </w:rPr>
        <w:t xml:space="preserve"> </w:t>
      </w:r>
      <w:r>
        <w:t>(“Service Agreement”), pursuant to which, among</w:t>
      </w:r>
      <w:r>
        <w:rPr>
          <w:spacing w:val="-4"/>
        </w:rPr>
        <w:t xml:space="preserve"> </w:t>
      </w:r>
      <w:r>
        <w:t>other</w:t>
      </w:r>
      <w:r>
        <w:rPr>
          <w:spacing w:val="-4"/>
        </w:rPr>
        <w:t xml:space="preserve"> </w:t>
      </w:r>
      <w:r>
        <w:t>things,</w:t>
      </w:r>
      <w:r>
        <w:rPr>
          <w:spacing w:val="-4"/>
        </w:rPr>
        <w:t xml:space="preserve"> </w:t>
      </w:r>
      <w:r>
        <w:t>Sunrun</w:t>
      </w:r>
      <w:r>
        <w:rPr>
          <w:spacing w:val="-4"/>
        </w:rPr>
        <w:t xml:space="preserve"> </w:t>
      </w:r>
      <w:r>
        <w:t>arranged</w:t>
      </w:r>
      <w:r>
        <w:rPr>
          <w:spacing w:val="-4"/>
        </w:rPr>
        <w:t xml:space="preserve"> </w:t>
      </w:r>
      <w:r>
        <w:t>for</w:t>
      </w:r>
      <w:r>
        <w:rPr>
          <w:spacing w:val="-4"/>
        </w:rPr>
        <w:t xml:space="preserve"> </w:t>
      </w:r>
      <w:r>
        <w:t>a</w:t>
      </w:r>
      <w:r>
        <w:rPr>
          <w:spacing w:val="-4"/>
        </w:rPr>
        <w:t xml:space="preserve"> </w:t>
      </w:r>
      <w:r>
        <w:t>Solar</w:t>
      </w:r>
      <w:r>
        <w:rPr>
          <w:spacing w:val="-4"/>
        </w:rPr>
        <w:t xml:space="preserve"> </w:t>
      </w:r>
      <w:r>
        <w:t>Facility</w:t>
      </w:r>
      <w:r>
        <w:rPr>
          <w:spacing w:val="-4"/>
        </w:rPr>
        <w:t xml:space="preserve"> </w:t>
      </w:r>
      <w:r>
        <w:t>to</w:t>
      </w:r>
      <w:r>
        <w:rPr>
          <w:spacing w:val="-4"/>
        </w:rPr>
        <w:t xml:space="preserve"> </w:t>
      </w:r>
      <w:r>
        <w:t>be</w:t>
      </w:r>
      <w:r>
        <w:rPr>
          <w:spacing w:val="-4"/>
        </w:rPr>
        <w:t xml:space="preserve"> </w:t>
      </w:r>
      <w:r>
        <w:t>designed,</w:t>
      </w:r>
      <w:r>
        <w:rPr>
          <w:spacing w:val="-4"/>
        </w:rPr>
        <w:t xml:space="preserve"> </w:t>
      </w:r>
      <w:r>
        <w:t>constructed</w:t>
      </w:r>
      <w:r>
        <w:rPr>
          <w:spacing w:val="-4"/>
        </w:rPr>
        <w:t xml:space="preserve"> </w:t>
      </w:r>
      <w:r>
        <w:t xml:space="preserve">and installed on Customer’s residence at 5 Caladium, Rancho Santa Margarita, CA 92688 (“Property”), in exchange for Customer’s obligation to pay for energy produced by the Solar Facility during the Initial Term (as defined in the Service Agreement) (“Sunrun </w:t>
      </w:r>
      <w:r>
        <w:rPr>
          <w:spacing w:val="-2"/>
        </w:rPr>
        <w:t>Services”);</w:t>
      </w:r>
    </w:p>
    <w:p w14:paraId="0EAD4F0C" w14:textId="158A072D" w:rsidR="00CC7C35" w:rsidRDefault="005C49C0">
      <w:pPr>
        <w:pStyle w:val="ListParagraph"/>
        <w:numPr>
          <w:ilvl w:val="1"/>
          <w:numId w:val="1"/>
        </w:numPr>
        <w:tabs>
          <w:tab w:val="left" w:pos="2880"/>
        </w:tabs>
        <w:spacing w:before="3" w:line="369" w:lineRule="auto"/>
        <w:ind w:right="1455"/>
      </w:pPr>
      <w:r>
        <w:t>Customer claims, and Sunrun denies, that Sunrun failed to meet its contractual obligations,</w:t>
      </w:r>
      <w:r>
        <w:rPr>
          <w:spacing w:val="-5"/>
        </w:rPr>
        <w:t xml:space="preserve"> </w:t>
      </w:r>
      <w:r>
        <w:t>including</w:t>
      </w:r>
      <w:r>
        <w:rPr>
          <w:spacing w:val="-5"/>
        </w:rPr>
        <w:t xml:space="preserve"> </w:t>
      </w:r>
      <w:r>
        <w:t>claims</w:t>
      </w:r>
      <w:r>
        <w:rPr>
          <w:spacing w:val="-5"/>
        </w:rPr>
        <w:t xml:space="preserve"> </w:t>
      </w:r>
      <w:r>
        <w:t>related</w:t>
      </w:r>
      <w:r>
        <w:rPr>
          <w:spacing w:val="-5"/>
        </w:rPr>
        <w:t xml:space="preserve"> </w:t>
      </w:r>
      <w:r>
        <w:t>to</w:t>
      </w:r>
      <w:r>
        <w:rPr>
          <w:spacing w:val="-5"/>
        </w:rPr>
        <w:t xml:space="preserve"> </w:t>
      </w:r>
      <w:r>
        <w:t>the</w:t>
      </w:r>
      <w:r>
        <w:rPr>
          <w:spacing w:val="-5"/>
        </w:rPr>
        <w:t xml:space="preserve"> </w:t>
      </w:r>
      <w:ins w:id="0" w:author="Franklin T. Dunn" w:date="2026-05-07T14:14:00Z" w16du:dateUtc="2026-05-07T21:14:00Z">
        <w:r w:rsidR="007012F7">
          <w:rPr>
            <w:spacing w:val="-5"/>
          </w:rPr>
          <w:t>under</w:t>
        </w:r>
      </w:ins>
      <w:r>
        <w:t>performance</w:t>
      </w:r>
      <w:r>
        <w:rPr>
          <w:spacing w:val="-5"/>
        </w:rPr>
        <w:t xml:space="preserve"> </w:t>
      </w:r>
      <w:r>
        <w:t>of</w:t>
      </w:r>
      <w:r>
        <w:rPr>
          <w:spacing w:val="-5"/>
        </w:rPr>
        <w:t xml:space="preserve"> </w:t>
      </w:r>
      <w:r>
        <w:t>the</w:t>
      </w:r>
      <w:r>
        <w:rPr>
          <w:spacing w:val="-5"/>
        </w:rPr>
        <w:t xml:space="preserve"> </w:t>
      </w:r>
      <w:r>
        <w:t>Solar</w:t>
      </w:r>
      <w:r>
        <w:rPr>
          <w:spacing w:val="-5"/>
        </w:rPr>
        <w:t xml:space="preserve"> </w:t>
      </w:r>
      <w:r>
        <w:t>Facility</w:t>
      </w:r>
      <w:ins w:id="1" w:author="Franklin T. Dunn" w:date="2026-05-07T14:15:00Z" w16du:dateUtc="2026-05-07T21:15:00Z">
        <w:r w:rsidR="007012F7">
          <w:t xml:space="preserve"> and related billing impacts</w:t>
        </w:r>
      </w:ins>
      <w:ins w:id="2" w:author="Franklin T. Dunn" w:date="2026-05-07T14:25:00Z" w16du:dateUtc="2026-05-07T21:25:00Z">
        <w:r w:rsidR="00207B72">
          <w:t xml:space="preserve"> associated with the Property</w:t>
        </w:r>
      </w:ins>
      <w:ins w:id="3" w:author="Franklin T. Dunn" w:date="2026-05-07T14:13:00Z" w16du:dateUtc="2026-05-07T21:13:00Z">
        <w:r w:rsidR="007012F7">
          <w:t xml:space="preserve"> during the period from </w:t>
        </w:r>
      </w:ins>
      <w:ins w:id="4" w:author="Franklin T. Dunn" w:date="2026-05-07T14:14:00Z" w16du:dateUtc="2026-05-07T21:14:00Z">
        <w:r w:rsidR="007012F7">
          <w:t>November 2025 through April 2026</w:t>
        </w:r>
      </w:ins>
      <w:r>
        <w:rPr>
          <w:spacing w:val="40"/>
        </w:rPr>
        <w:t xml:space="preserve"> </w:t>
      </w:r>
      <w:r>
        <w:t>(hereinafter, “Damage Claim”</w:t>
      </w:r>
      <w:proofErr w:type="gramStart"/>
      <w:r>
        <w:t>);</w:t>
      </w:r>
      <w:proofErr w:type="gramEnd"/>
    </w:p>
    <w:p w14:paraId="0EAD4F0D" w14:textId="24D2D14E" w:rsidR="00CC7C35" w:rsidRDefault="005C49C0">
      <w:pPr>
        <w:pStyle w:val="ListParagraph"/>
        <w:numPr>
          <w:ilvl w:val="1"/>
          <w:numId w:val="1"/>
        </w:numPr>
        <w:tabs>
          <w:tab w:val="left" w:pos="2880"/>
        </w:tabs>
        <w:spacing w:before="1" w:line="369" w:lineRule="auto"/>
        <w:ind w:right="1440"/>
      </w:pPr>
      <w:r>
        <w:t>The</w:t>
      </w:r>
      <w:r>
        <w:rPr>
          <w:spacing w:val="-3"/>
        </w:rPr>
        <w:t xml:space="preserve"> </w:t>
      </w:r>
      <w:r>
        <w:t>Parties</w:t>
      </w:r>
      <w:r>
        <w:rPr>
          <w:spacing w:val="-3"/>
        </w:rPr>
        <w:t xml:space="preserve"> </w:t>
      </w:r>
      <w:r>
        <w:t>desire</w:t>
      </w:r>
      <w:r>
        <w:rPr>
          <w:spacing w:val="-3"/>
        </w:rPr>
        <w:t xml:space="preserve"> </w:t>
      </w:r>
      <w:r>
        <w:t>to</w:t>
      </w:r>
      <w:r>
        <w:rPr>
          <w:spacing w:val="-3"/>
        </w:rPr>
        <w:t xml:space="preserve"> </w:t>
      </w:r>
      <w:r>
        <w:t>resolve</w:t>
      </w:r>
      <w:r>
        <w:rPr>
          <w:spacing w:val="-3"/>
        </w:rPr>
        <w:t xml:space="preserve"> </w:t>
      </w:r>
      <w:r>
        <w:t>the</w:t>
      </w:r>
      <w:r>
        <w:rPr>
          <w:spacing w:val="-3"/>
        </w:rPr>
        <w:t xml:space="preserve"> </w:t>
      </w:r>
      <w:r>
        <w:t>claims</w:t>
      </w:r>
      <w:r>
        <w:rPr>
          <w:spacing w:val="-3"/>
        </w:rPr>
        <w:t xml:space="preserve"> </w:t>
      </w:r>
      <w:r>
        <w:t>that</w:t>
      </w:r>
      <w:r>
        <w:rPr>
          <w:spacing w:val="-3"/>
        </w:rPr>
        <w:t xml:space="preserve"> </w:t>
      </w:r>
      <w:r>
        <w:t>were</w:t>
      </w:r>
      <w:r>
        <w:rPr>
          <w:spacing w:val="-3"/>
        </w:rPr>
        <w:t xml:space="preserve"> </w:t>
      </w:r>
      <w:r>
        <w:t>or</w:t>
      </w:r>
      <w:r>
        <w:rPr>
          <w:spacing w:val="-3"/>
        </w:rPr>
        <w:t xml:space="preserve"> </w:t>
      </w:r>
      <w:r>
        <w:t>could</w:t>
      </w:r>
      <w:r>
        <w:rPr>
          <w:spacing w:val="-3"/>
        </w:rPr>
        <w:t xml:space="preserve"> </w:t>
      </w:r>
      <w:r>
        <w:t>have</w:t>
      </w:r>
      <w:r>
        <w:rPr>
          <w:spacing w:val="-3"/>
        </w:rPr>
        <w:t xml:space="preserve"> </w:t>
      </w:r>
      <w:r>
        <w:t>been</w:t>
      </w:r>
      <w:r>
        <w:rPr>
          <w:spacing w:val="-3"/>
        </w:rPr>
        <w:t xml:space="preserve"> </w:t>
      </w:r>
      <w:r>
        <w:t>asserted</w:t>
      </w:r>
      <w:ins w:id="5" w:author="Franklin T. Dunn" w:date="2026-05-07T14:26:00Z" w16du:dateUtc="2026-05-07T21:26:00Z">
        <w:r w:rsidR="00207B72">
          <w:t xml:space="preserve"> associated with the Damage Claim</w:t>
        </w:r>
      </w:ins>
      <w:r>
        <w:t>,</w:t>
      </w:r>
      <w:r>
        <w:rPr>
          <w:spacing w:val="-3"/>
        </w:rPr>
        <w:t xml:space="preserve"> </w:t>
      </w:r>
      <w:r>
        <w:t>and</w:t>
      </w:r>
      <w:r>
        <w:rPr>
          <w:spacing w:val="-3"/>
        </w:rPr>
        <w:t xml:space="preserve"> </w:t>
      </w:r>
      <w:r>
        <w:t>to</w:t>
      </w:r>
      <w:r>
        <w:rPr>
          <w:spacing w:val="-3"/>
        </w:rPr>
        <w:t xml:space="preserve"> </w:t>
      </w:r>
      <w:r>
        <w:t>fully discharge and release claims that they have or may have had against each other, all as more particularly described herein; and</w:t>
      </w:r>
    </w:p>
    <w:p w14:paraId="0EAD4F0E" w14:textId="77777777" w:rsidR="00CC7C35" w:rsidRDefault="005C49C0">
      <w:pPr>
        <w:pStyle w:val="ListParagraph"/>
        <w:numPr>
          <w:ilvl w:val="1"/>
          <w:numId w:val="1"/>
        </w:numPr>
        <w:tabs>
          <w:tab w:val="left" w:pos="2880"/>
        </w:tabs>
        <w:spacing w:before="2" w:line="369" w:lineRule="auto"/>
        <w:ind w:right="1578"/>
      </w:pPr>
      <w:r>
        <w:t>In exchange for the terms and conditions set forth below and other good and valuable consideration,</w:t>
      </w:r>
      <w:r>
        <w:rPr>
          <w:spacing w:val="-5"/>
        </w:rPr>
        <w:t xml:space="preserve"> </w:t>
      </w:r>
      <w:r>
        <w:t>the</w:t>
      </w:r>
      <w:r>
        <w:rPr>
          <w:spacing w:val="-5"/>
        </w:rPr>
        <w:t xml:space="preserve"> </w:t>
      </w:r>
      <w:r>
        <w:t>receipt</w:t>
      </w:r>
      <w:r>
        <w:rPr>
          <w:spacing w:val="-5"/>
        </w:rPr>
        <w:t xml:space="preserve"> </w:t>
      </w:r>
      <w:r>
        <w:t>and</w:t>
      </w:r>
      <w:r>
        <w:rPr>
          <w:spacing w:val="-5"/>
        </w:rPr>
        <w:t xml:space="preserve"> </w:t>
      </w:r>
      <w:r>
        <w:t>sufficiency</w:t>
      </w:r>
      <w:r>
        <w:rPr>
          <w:spacing w:val="-5"/>
        </w:rPr>
        <w:t xml:space="preserve"> </w:t>
      </w:r>
      <w:r>
        <w:t>of</w:t>
      </w:r>
      <w:r>
        <w:rPr>
          <w:spacing w:val="-5"/>
        </w:rPr>
        <w:t xml:space="preserve"> </w:t>
      </w:r>
      <w:r>
        <w:t>which</w:t>
      </w:r>
      <w:r>
        <w:rPr>
          <w:spacing w:val="-5"/>
        </w:rPr>
        <w:t xml:space="preserve"> </w:t>
      </w:r>
      <w:r>
        <w:t>are</w:t>
      </w:r>
      <w:r>
        <w:rPr>
          <w:spacing w:val="-5"/>
        </w:rPr>
        <w:t xml:space="preserve"> </w:t>
      </w:r>
      <w:r>
        <w:t>hereby</w:t>
      </w:r>
      <w:r>
        <w:rPr>
          <w:spacing w:val="-5"/>
        </w:rPr>
        <w:t xml:space="preserve"> </w:t>
      </w:r>
      <w:r>
        <w:t>acknowledged,</w:t>
      </w:r>
      <w:r>
        <w:rPr>
          <w:spacing w:val="-5"/>
        </w:rPr>
        <w:t xml:space="preserve"> </w:t>
      </w:r>
      <w:r>
        <w:t>the</w:t>
      </w:r>
      <w:r>
        <w:rPr>
          <w:spacing w:val="-5"/>
        </w:rPr>
        <w:t xml:space="preserve"> </w:t>
      </w:r>
      <w:r>
        <w:t>Parties agree as set forth below.</w:t>
      </w:r>
    </w:p>
    <w:p w14:paraId="0EAD4F0F" w14:textId="77777777" w:rsidR="00CC7C35" w:rsidRDefault="005C49C0">
      <w:pPr>
        <w:pStyle w:val="Heading2"/>
        <w:numPr>
          <w:ilvl w:val="0"/>
          <w:numId w:val="1"/>
        </w:numPr>
        <w:tabs>
          <w:tab w:val="left" w:pos="2159"/>
        </w:tabs>
        <w:spacing w:before="1"/>
        <w:ind w:left="2159" w:hanging="524"/>
        <w:jc w:val="left"/>
        <w:rPr>
          <w:u w:val="none"/>
        </w:rPr>
      </w:pPr>
      <w:r>
        <w:rPr>
          <w:spacing w:val="-2"/>
        </w:rPr>
        <w:t>CONSIDERATION</w:t>
      </w:r>
    </w:p>
    <w:p w14:paraId="0EAD4F10" w14:textId="77777777" w:rsidR="00CC7C35" w:rsidRDefault="00CC7C35">
      <w:pPr>
        <w:pStyle w:val="BodyText"/>
        <w:spacing w:before="124"/>
        <w:rPr>
          <w:b/>
        </w:rPr>
      </w:pPr>
    </w:p>
    <w:p w14:paraId="0EAD4F11" w14:textId="77777777" w:rsidR="00CC7C35" w:rsidRDefault="005C49C0">
      <w:pPr>
        <w:pStyle w:val="BodyText"/>
        <w:spacing w:line="369" w:lineRule="auto"/>
        <w:ind w:left="2160" w:right="1504"/>
      </w:pPr>
      <w:r>
        <w:t>In consideration of the mutual covenants set forth herein and for other good and valuable consideration,</w:t>
      </w:r>
      <w:r>
        <w:rPr>
          <w:spacing w:val="-6"/>
        </w:rPr>
        <w:t xml:space="preserve"> </w:t>
      </w:r>
      <w:r>
        <w:t>the</w:t>
      </w:r>
      <w:r>
        <w:rPr>
          <w:spacing w:val="-6"/>
        </w:rPr>
        <w:t xml:space="preserve"> </w:t>
      </w:r>
      <w:r>
        <w:t>adequacy,</w:t>
      </w:r>
      <w:r>
        <w:rPr>
          <w:spacing w:val="-6"/>
        </w:rPr>
        <w:t xml:space="preserve"> </w:t>
      </w:r>
      <w:r>
        <w:t>sufficiency</w:t>
      </w:r>
      <w:r>
        <w:rPr>
          <w:spacing w:val="-6"/>
        </w:rPr>
        <w:t xml:space="preserve"> </w:t>
      </w:r>
      <w:r>
        <w:t>and</w:t>
      </w:r>
      <w:r>
        <w:rPr>
          <w:spacing w:val="-6"/>
        </w:rPr>
        <w:t xml:space="preserve"> </w:t>
      </w:r>
      <w:r>
        <w:t>receipt</w:t>
      </w:r>
      <w:r>
        <w:rPr>
          <w:spacing w:val="-6"/>
        </w:rPr>
        <w:t xml:space="preserve"> </w:t>
      </w:r>
      <w:r>
        <w:t>of</w:t>
      </w:r>
      <w:r>
        <w:rPr>
          <w:spacing w:val="-6"/>
        </w:rPr>
        <w:t xml:space="preserve"> </w:t>
      </w:r>
      <w:r>
        <w:t>which</w:t>
      </w:r>
      <w:r>
        <w:rPr>
          <w:spacing w:val="-6"/>
        </w:rPr>
        <w:t xml:space="preserve"> </w:t>
      </w:r>
      <w:r>
        <w:t>is</w:t>
      </w:r>
      <w:r>
        <w:rPr>
          <w:spacing w:val="-6"/>
        </w:rPr>
        <w:t xml:space="preserve"> </w:t>
      </w:r>
      <w:r>
        <w:t>hereby</w:t>
      </w:r>
      <w:r>
        <w:rPr>
          <w:spacing w:val="-6"/>
        </w:rPr>
        <w:t xml:space="preserve"> </w:t>
      </w:r>
      <w:r>
        <w:t>acknowledged,</w:t>
      </w:r>
      <w:r>
        <w:rPr>
          <w:spacing w:val="-6"/>
        </w:rPr>
        <w:t xml:space="preserve"> </w:t>
      </w:r>
      <w:r>
        <w:t>the</w:t>
      </w:r>
      <w:r>
        <w:rPr>
          <w:spacing w:val="-6"/>
        </w:rPr>
        <w:t xml:space="preserve"> </w:t>
      </w:r>
      <w:r>
        <w:t>Parties agree and represent as follows:</w:t>
      </w:r>
    </w:p>
    <w:p w14:paraId="0EAD4F12" w14:textId="0DEDFA42" w:rsidR="00CC7C35" w:rsidRDefault="005C49C0">
      <w:pPr>
        <w:pStyle w:val="ListParagraph"/>
        <w:numPr>
          <w:ilvl w:val="1"/>
          <w:numId w:val="1"/>
        </w:numPr>
        <w:tabs>
          <w:tab w:val="left" w:pos="2880"/>
        </w:tabs>
        <w:spacing w:before="241" w:line="369" w:lineRule="auto"/>
        <w:ind w:right="1700"/>
      </w:pPr>
      <w:r>
        <w:rPr>
          <w:b/>
        </w:rPr>
        <w:t>Actions</w:t>
      </w:r>
      <w:r>
        <w:rPr>
          <w:b/>
          <w:spacing w:val="-7"/>
        </w:rPr>
        <w:t xml:space="preserve"> </w:t>
      </w:r>
      <w:r>
        <w:rPr>
          <w:b/>
        </w:rPr>
        <w:t>Required</w:t>
      </w:r>
      <w:r>
        <w:rPr>
          <w:b/>
          <w:spacing w:val="-7"/>
        </w:rPr>
        <w:t xml:space="preserve"> </w:t>
      </w:r>
      <w:r>
        <w:rPr>
          <w:b/>
        </w:rPr>
        <w:t>of</w:t>
      </w:r>
      <w:r>
        <w:rPr>
          <w:b/>
          <w:spacing w:val="-7"/>
        </w:rPr>
        <w:t xml:space="preserve"> </w:t>
      </w:r>
      <w:r>
        <w:rPr>
          <w:b/>
        </w:rPr>
        <w:t>Customer:</w:t>
      </w:r>
      <w:r>
        <w:rPr>
          <w:b/>
          <w:spacing w:val="-7"/>
        </w:rPr>
        <w:t xml:space="preserve"> </w:t>
      </w:r>
      <w:r>
        <w:t>Customer</w:t>
      </w:r>
      <w:ins w:id="6" w:author="Franklin T. Dunn" w:date="2026-05-07T15:03:00Z" w16du:dateUtc="2026-05-07T22:03:00Z">
        <w:r>
          <w:t xml:space="preserve"> </w:t>
        </w:r>
      </w:ins>
      <w:del w:id="7" w:author="Franklin T. Dunn" w:date="2026-05-07T14:38:00Z" w16du:dateUtc="2026-05-07T21:38:00Z">
        <w:r w:rsidDel="004741F1">
          <w:delText>,</w:delText>
        </w:r>
        <w:r w:rsidDel="004741F1">
          <w:rPr>
            <w:spacing w:val="-7"/>
          </w:rPr>
          <w:delText xml:space="preserve"> </w:delText>
        </w:r>
        <w:r w:rsidDel="004741F1">
          <w:delText>and</w:delText>
        </w:r>
        <w:r w:rsidDel="004741F1">
          <w:rPr>
            <w:spacing w:val="-7"/>
          </w:rPr>
          <w:delText xml:space="preserve"> </w:delText>
        </w:r>
        <w:r w:rsidDel="004741F1">
          <w:delText>where</w:delText>
        </w:r>
        <w:r w:rsidDel="004741F1">
          <w:rPr>
            <w:spacing w:val="-7"/>
          </w:rPr>
          <w:delText xml:space="preserve"> </w:delText>
        </w:r>
        <w:r w:rsidDel="004741F1">
          <w:delText>applicable</w:delText>
        </w:r>
        <w:r w:rsidDel="004741F1">
          <w:rPr>
            <w:spacing w:val="-7"/>
          </w:rPr>
          <w:delText xml:space="preserve"> </w:delText>
        </w:r>
        <w:r w:rsidDel="004741F1">
          <w:delText>Customer’s</w:delText>
        </w:r>
        <w:r w:rsidDel="004741F1">
          <w:rPr>
            <w:spacing w:val="-7"/>
          </w:rPr>
          <w:delText xml:space="preserve"> </w:delText>
        </w:r>
        <w:r w:rsidDel="004741F1">
          <w:delText xml:space="preserve">counsel, </w:delText>
        </w:r>
      </w:del>
      <w:r>
        <w:t>agree</w:t>
      </w:r>
      <w:ins w:id="8" w:author="Franklin T. Dunn" w:date="2026-05-07T14:38:00Z" w16du:dateUtc="2026-05-07T21:38:00Z">
        <w:r w:rsidR="004741F1">
          <w:t>s</w:t>
        </w:r>
      </w:ins>
      <w:r>
        <w:t xml:space="preserve"> to do the following:</w:t>
      </w:r>
    </w:p>
    <w:p w14:paraId="0EAD4F13" w14:textId="77777777" w:rsidR="00CC7C35" w:rsidRDefault="00CC7C35">
      <w:pPr>
        <w:pStyle w:val="ListParagraph"/>
        <w:spacing w:line="369" w:lineRule="auto"/>
        <w:sectPr w:rsidR="00CC7C35">
          <w:footerReference w:type="default" r:id="rId8"/>
          <w:type w:val="continuous"/>
          <w:pgSz w:w="12240" w:h="15840"/>
          <w:pgMar w:top="20" w:right="0" w:bottom="960" w:left="0" w:header="0" w:footer="776" w:gutter="0"/>
          <w:pgNumType w:start="1"/>
          <w:cols w:space="720"/>
        </w:sectPr>
      </w:pPr>
    </w:p>
    <w:p w14:paraId="0EAD4F14" w14:textId="77777777" w:rsidR="00CC7C35" w:rsidRDefault="005C49C0">
      <w:pPr>
        <w:pStyle w:val="ListParagraph"/>
        <w:numPr>
          <w:ilvl w:val="2"/>
          <w:numId w:val="1"/>
        </w:numPr>
        <w:tabs>
          <w:tab w:val="left" w:pos="3600"/>
        </w:tabs>
        <w:spacing w:before="66" w:line="369" w:lineRule="auto"/>
        <w:ind w:right="1494"/>
      </w:pPr>
      <w:r>
        <w:lastRenderedPageBreak/>
        <w:t>Customer</w:t>
      </w:r>
      <w:r>
        <w:rPr>
          <w:spacing w:val="-4"/>
        </w:rPr>
        <w:t xml:space="preserve"> </w:t>
      </w:r>
      <w:r>
        <w:t>will</w:t>
      </w:r>
      <w:r>
        <w:rPr>
          <w:spacing w:val="-4"/>
        </w:rPr>
        <w:t xml:space="preserve"> </w:t>
      </w:r>
      <w:r>
        <w:t>deliver</w:t>
      </w:r>
      <w:r>
        <w:rPr>
          <w:spacing w:val="-4"/>
        </w:rPr>
        <w:t xml:space="preserve"> </w:t>
      </w:r>
      <w:r>
        <w:t>to</w:t>
      </w:r>
      <w:r>
        <w:rPr>
          <w:spacing w:val="-4"/>
        </w:rPr>
        <w:t xml:space="preserve"> </w:t>
      </w:r>
      <w:r>
        <w:t>counsel</w:t>
      </w:r>
      <w:r>
        <w:rPr>
          <w:spacing w:val="-4"/>
        </w:rPr>
        <w:t xml:space="preserve"> </w:t>
      </w:r>
      <w:r>
        <w:t>for</w:t>
      </w:r>
      <w:r>
        <w:rPr>
          <w:spacing w:val="-4"/>
        </w:rPr>
        <w:t xml:space="preserve"> </w:t>
      </w:r>
      <w:r>
        <w:t>Sunrun</w:t>
      </w:r>
      <w:r>
        <w:rPr>
          <w:spacing w:val="-4"/>
        </w:rPr>
        <w:t xml:space="preserve"> </w:t>
      </w:r>
      <w:r>
        <w:t>a</w:t>
      </w:r>
      <w:r>
        <w:rPr>
          <w:spacing w:val="-4"/>
        </w:rPr>
        <w:t xml:space="preserve"> </w:t>
      </w:r>
      <w:r>
        <w:t>copy</w:t>
      </w:r>
      <w:r>
        <w:rPr>
          <w:spacing w:val="-4"/>
        </w:rPr>
        <w:t xml:space="preserve"> </w:t>
      </w:r>
      <w:r>
        <w:t>of</w:t>
      </w:r>
      <w:r>
        <w:rPr>
          <w:spacing w:val="-4"/>
        </w:rPr>
        <w:t xml:space="preserve"> </w:t>
      </w:r>
      <w:r>
        <w:t>this</w:t>
      </w:r>
      <w:r>
        <w:rPr>
          <w:spacing w:val="-4"/>
        </w:rPr>
        <w:t xml:space="preserve"> </w:t>
      </w:r>
      <w:r>
        <w:t>Settlement</w:t>
      </w:r>
      <w:r>
        <w:rPr>
          <w:spacing w:val="-4"/>
        </w:rPr>
        <w:t xml:space="preserve"> </w:t>
      </w:r>
      <w:r>
        <w:t xml:space="preserve">Agreement executed by </w:t>
      </w:r>
      <w:proofErr w:type="gramStart"/>
      <w:r>
        <w:t>Customer;</w:t>
      </w:r>
      <w:proofErr w:type="gramEnd"/>
    </w:p>
    <w:p w14:paraId="0EAD4F15" w14:textId="77777777" w:rsidR="00CC7C35" w:rsidRDefault="005C49C0">
      <w:pPr>
        <w:pStyle w:val="ListParagraph"/>
        <w:numPr>
          <w:ilvl w:val="2"/>
          <w:numId w:val="1"/>
        </w:numPr>
        <w:tabs>
          <w:tab w:val="left" w:pos="3600"/>
        </w:tabs>
        <w:spacing w:before="0" w:line="369" w:lineRule="auto"/>
        <w:ind w:right="1580"/>
      </w:pPr>
      <w:r>
        <w:t>Customer</w:t>
      </w:r>
      <w:r>
        <w:rPr>
          <w:spacing w:val="-5"/>
        </w:rPr>
        <w:t xml:space="preserve"> </w:t>
      </w:r>
      <w:r>
        <w:t>will</w:t>
      </w:r>
      <w:r>
        <w:rPr>
          <w:spacing w:val="-5"/>
        </w:rPr>
        <w:t xml:space="preserve"> </w:t>
      </w:r>
      <w:r>
        <w:t>complete</w:t>
      </w:r>
      <w:r>
        <w:rPr>
          <w:spacing w:val="-5"/>
        </w:rPr>
        <w:t xml:space="preserve"> </w:t>
      </w:r>
      <w:r>
        <w:t>and</w:t>
      </w:r>
      <w:r>
        <w:rPr>
          <w:spacing w:val="-5"/>
        </w:rPr>
        <w:t xml:space="preserve"> </w:t>
      </w:r>
      <w:r>
        <w:t>return</w:t>
      </w:r>
      <w:r>
        <w:rPr>
          <w:spacing w:val="-5"/>
        </w:rPr>
        <w:t xml:space="preserve"> </w:t>
      </w:r>
      <w:r>
        <w:t>to</w:t>
      </w:r>
      <w:r>
        <w:rPr>
          <w:spacing w:val="-5"/>
        </w:rPr>
        <w:t xml:space="preserve"> </w:t>
      </w:r>
      <w:r>
        <w:t>counsel</w:t>
      </w:r>
      <w:r>
        <w:rPr>
          <w:spacing w:val="-5"/>
        </w:rPr>
        <w:t xml:space="preserve"> </w:t>
      </w:r>
      <w:r>
        <w:t>for</w:t>
      </w:r>
      <w:r>
        <w:rPr>
          <w:spacing w:val="-5"/>
        </w:rPr>
        <w:t xml:space="preserve"> </w:t>
      </w:r>
      <w:r>
        <w:t>Sunrun</w:t>
      </w:r>
      <w:r>
        <w:rPr>
          <w:spacing w:val="-5"/>
        </w:rPr>
        <w:t xml:space="preserve"> </w:t>
      </w:r>
      <w:r>
        <w:t>a</w:t>
      </w:r>
      <w:r>
        <w:rPr>
          <w:spacing w:val="-5"/>
        </w:rPr>
        <w:t xml:space="preserve"> </w:t>
      </w:r>
      <w:r>
        <w:t>W-9</w:t>
      </w:r>
      <w:r>
        <w:rPr>
          <w:spacing w:val="-5"/>
        </w:rPr>
        <w:t xml:space="preserve"> </w:t>
      </w:r>
      <w:r>
        <w:t>form</w:t>
      </w:r>
      <w:r>
        <w:rPr>
          <w:spacing w:val="-5"/>
        </w:rPr>
        <w:t xml:space="preserve"> </w:t>
      </w:r>
      <w:r>
        <w:t>completed by the payee identified in Section 2.2 below.</w:t>
      </w:r>
    </w:p>
    <w:p w14:paraId="0EAD4F16" w14:textId="77777777" w:rsidR="00CC7C35" w:rsidRDefault="005C49C0">
      <w:pPr>
        <w:pStyle w:val="BodyText"/>
        <w:spacing w:before="241" w:line="369" w:lineRule="auto"/>
        <w:ind w:left="1440" w:right="1659"/>
      </w:pPr>
      <w:r>
        <w:rPr>
          <w:b/>
        </w:rPr>
        <w:t xml:space="preserve">Actions Required of Sunrun: </w:t>
      </w:r>
      <w:r>
        <w:t>Within thirty (30) business days of Customer signing this Settlement Agreement</w:t>
      </w:r>
      <w:r>
        <w:rPr>
          <w:spacing w:val="-4"/>
        </w:rPr>
        <w:t xml:space="preserve"> </w:t>
      </w:r>
      <w:r>
        <w:t>and</w:t>
      </w:r>
      <w:r>
        <w:rPr>
          <w:spacing w:val="-4"/>
        </w:rPr>
        <w:t xml:space="preserve"> </w:t>
      </w:r>
      <w:r>
        <w:t>provides</w:t>
      </w:r>
      <w:r>
        <w:rPr>
          <w:spacing w:val="-4"/>
        </w:rPr>
        <w:t xml:space="preserve"> </w:t>
      </w:r>
      <w:r>
        <w:t>a</w:t>
      </w:r>
      <w:r>
        <w:rPr>
          <w:spacing w:val="-4"/>
        </w:rPr>
        <w:t xml:space="preserve"> </w:t>
      </w:r>
      <w:r>
        <w:t>completed</w:t>
      </w:r>
      <w:r>
        <w:rPr>
          <w:spacing w:val="-4"/>
        </w:rPr>
        <w:t xml:space="preserve"> </w:t>
      </w:r>
      <w:r>
        <w:t>W-9</w:t>
      </w:r>
      <w:r>
        <w:rPr>
          <w:spacing w:val="-4"/>
        </w:rPr>
        <w:t xml:space="preserve"> </w:t>
      </w:r>
      <w:r>
        <w:t>form</w:t>
      </w:r>
      <w:r>
        <w:rPr>
          <w:spacing w:val="-4"/>
        </w:rPr>
        <w:t xml:space="preserve"> </w:t>
      </w:r>
      <w:r>
        <w:t>to</w:t>
      </w:r>
      <w:r>
        <w:rPr>
          <w:spacing w:val="-4"/>
        </w:rPr>
        <w:t xml:space="preserve"> </w:t>
      </w:r>
      <w:r>
        <w:t>Sunrun,</w:t>
      </w:r>
      <w:r>
        <w:rPr>
          <w:spacing w:val="-4"/>
        </w:rPr>
        <w:t xml:space="preserve"> </w:t>
      </w:r>
      <w:r>
        <w:t>Sunrun</w:t>
      </w:r>
      <w:r>
        <w:rPr>
          <w:spacing w:val="-4"/>
        </w:rPr>
        <w:t xml:space="preserve"> </w:t>
      </w:r>
      <w:r>
        <w:t>will:</w:t>
      </w:r>
      <w:r>
        <w:rPr>
          <w:spacing w:val="-4"/>
        </w:rPr>
        <w:t xml:space="preserve"> </w:t>
      </w:r>
      <w:r>
        <w:t>issue</w:t>
      </w:r>
      <w:r>
        <w:rPr>
          <w:spacing w:val="-4"/>
        </w:rPr>
        <w:t xml:space="preserve"> </w:t>
      </w:r>
      <w:r>
        <w:t>and</w:t>
      </w:r>
      <w:r>
        <w:rPr>
          <w:spacing w:val="-4"/>
        </w:rPr>
        <w:t xml:space="preserve"> </w:t>
      </w:r>
      <w:r>
        <w:t>deliver</w:t>
      </w:r>
      <w:r>
        <w:rPr>
          <w:spacing w:val="-4"/>
        </w:rPr>
        <w:t xml:space="preserve"> </w:t>
      </w:r>
      <w:r>
        <w:t>to</w:t>
      </w:r>
      <w:r>
        <w:rPr>
          <w:spacing w:val="-4"/>
        </w:rPr>
        <w:t xml:space="preserve"> </w:t>
      </w:r>
      <w:r>
        <w:t>Customer</w:t>
      </w:r>
      <w:r>
        <w:rPr>
          <w:spacing w:val="-4"/>
        </w:rPr>
        <w:t xml:space="preserve"> </w:t>
      </w:r>
      <w:r>
        <w:t>a one-time</w:t>
      </w:r>
      <w:r>
        <w:rPr>
          <w:spacing w:val="-2"/>
        </w:rPr>
        <w:t xml:space="preserve"> </w:t>
      </w:r>
      <w:r>
        <w:t>settlement</w:t>
      </w:r>
      <w:r>
        <w:rPr>
          <w:spacing w:val="-2"/>
        </w:rPr>
        <w:t xml:space="preserve"> </w:t>
      </w:r>
      <w:r>
        <w:t>check</w:t>
      </w:r>
      <w:r>
        <w:rPr>
          <w:spacing w:val="-2"/>
        </w:rPr>
        <w:t xml:space="preserve"> </w:t>
      </w:r>
      <w:r>
        <w:t>in</w:t>
      </w:r>
      <w:r>
        <w:rPr>
          <w:spacing w:val="-2"/>
        </w:rPr>
        <w:t xml:space="preserve"> </w:t>
      </w:r>
      <w:r>
        <w:t>the</w:t>
      </w:r>
      <w:r>
        <w:rPr>
          <w:spacing w:val="-2"/>
        </w:rPr>
        <w:t xml:space="preserve"> </w:t>
      </w:r>
      <w:r>
        <w:t>amount</w:t>
      </w:r>
      <w:r>
        <w:rPr>
          <w:spacing w:val="-2"/>
        </w:rPr>
        <w:t xml:space="preserve"> </w:t>
      </w:r>
      <w:r>
        <w:t>of</w:t>
      </w:r>
      <w:r>
        <w:rPr>
          <w:spacing w:val="-2"/>
        </w:rPr>
        <w:t xml:space="preserve"> </w:t>
      </w:r>
      <w:r>
        <w:t>$2,000.00</w:t>
      </w:r>
      <w:r>
        <w:rPr>
          <w:spacing w:val="-2"/>
        </w:rPr>
        <w:t xml:space="preserve"> </w:t>
      </w:r>
      <w:r>
        <w:t>(“Settlement</w:t>
      </w:r>
      <w:r>
        <w:rPr>
          <w:spacing w:val="-2"/>
        </w:rPr>
        <w:t xml:space="preserve"> </w:t>
      </w:r>
      <w:r>
        <w:t>Payment”),</w:t>
      </w:r>
      <w:r>
        <w:rPr>
          <w:spacing w:val="-2"/>
        </w:rPr>
        <w:t xml:space="preserve"> </w:t>
      </w:r>
      <w:r>
        <w:t>which</w:t>
      </w:r>
      <w:r>
        <w:rPr>
          <w:spacing w:val="-2"/>
        </w:rPr>
        <w:t xml:space="preserve"> </w:t>
      </w:r>
      <w:r>
        <w:t>is</w:t>
      </w:r>
      <w:r>
        <w:rPr>
          <w:spacing w:val="-2"/>
        </w:rPr>
        <w:t xml:space="preserve"> </w:t>
      </w:r>
      <w:r>
        <w:t>inclusive</w:t>
      </w:r>
      <w:r>
        <w:rPr>
          <w:spacing w:val="-2"/>
        </w:rPr>
        <w:t xml:space="preserve"> </w:t>
      </w:r>
      <w:r>
        <w:t>of</w:t>
      </w:r>
      <w:r>
        <w:rPr>
          <w:spacing w:val="-2"/>
        </w:rPr>
        <w:t xml:space="preserve"> </w:t>
      </w:r>
      <w:r>
        <w:t>all attorney’s fees, damages, costs, and other fees associated with the Damage Claim, that shall be made payable to Ravi Jain.</w:t>
      </w:r>
    </w:p>
    <w:p w14:paraId="0EAD4F17" w14:textId="77777777" w:rsidR="00CC7C35" w:rsidRDefault="005C49C0">
      <w:pPr>
        <w:pStyle w:val="Heading2"/>
        <w:numPr>
          <w:ilvl w:val="0"/>
          <w:numId w:val="1"/>
        </w:numPr>
        <w:tabs>
          <w:tab w:val="left" w:pos="2159"/>
        </w:tabs>
        <w:spacing w:before="242"/>
        <w:ind w:left="2159" w:hanging="524"/>
        <w:jc w:val="left"/>
        <w:rPr>
          <w:u w:val="none"/>
        </w:rPr>
      </w:pPr>
      <w:r>
        <w:rPr>
          <w:spacing w:val="-2"/>
        </w:rPr>
        <w:t>REPRESENTATIONS,</w:t>
      </w:r>
      <w:r>
        <w:rPr>
          <w:spacing w:val="-11"/>
        </w:rPr>
        <w:t xml:space="preserve"> </w:t>
      </w:r>
      <w:r>
        <w:rPr>
          <w:spacing w:val="-2"/>
        </w:rPr>
        <w:t>WARRANTIES,</w:t>
      </w:r>
      <w:r>
        <w:rPr>
          <w:spacing w:val="-9"/>
        </w:rPr>
        <w:t xml:space="preserve"> </w:t>
      </w:r>
      <w:r>
        <w:rPr>
          <w:spacing w:val="-2"/>
        </w:rPr>
        <w:t>AND</w:t>
      </w:r>
      <w:r>
        <w:rPr>
          <w:spacing w:val="-8"/>
        </w:rPr>
        <w:t xml:space="preserve"> </w:t>
      </w:r>
      <w:r>
        <w:rPr>
          <w:spacing w:val="-2"/>
        </w:rPr>
        <w:t>COVENANTS</w:t>
      </w:r>
    </w:p>
    <w:p w14:paraId="0EAD4F18" w14:textId="77777777" w:rsidR="00CC7C35" w:rsidRDefault="005C49C0">
      <w:pPr>
        <w:pStyle w:val="ListParagraph"/>
        <w:numPr>
          <w:ilvl w:val="1"/>
          <w:numId w:val="1"/>
        </w:numPr>
        <w:tabs>
          <w:tab w:val="left" w:pos="2880"/>
        </w:tabs>
        <w:spacing w:line="369" w:lineRule="auto"/>
        <w:ind w:right="1567"/>
      </w:pPr>
      <w:r>
        <w:t>As</w:t>
      </w:r>
      <w:r>
        <w:rPr>
          <w:spacing w:val="-4"/>
        </w:rPr>
        <w:t xml:space="preserve"> </w:t>
      </w:r>
      <w:r>
        <w:t>a</w:t>
      </w:r>
      <w:r>
        <w:rPr>
          <w:spacing w:val="-4"/>
        </w:rPr>
        <w:t xml:space="preserve"> </w:t>
      </w:r>
      <w:r>
        <w:t>material</w:t>
      </w:r>
      <w:r>
        <w:rPr>
          <w:spacing w:val="-4"/>
        </w:rPr>
        <w:t xml:space="preserve"> </w:t>
      </w:r>
      <w:r>
        <w:t>inducement</w:t>
      </w:r>
      <w:r>
        <w:rPr>
          <w:spacing w:val="-4"/>
        </w:rPr>
        <w:t xml:space="preserve"> </w:t>
      </w:r>
      <w:r>
        <w:t>for</w:t>
      </w:r>
      <w:r>
        <w:rPr>
          <w:spacing w:val="-4"/>
        </w:rPr>
        <w:t xml:space="preserve"> </w:t>
      </w:r>
      <w:r>
        <w:t>Sunrun</w:t>
      </w:r>
      <w:r>
        <w:rPr>
          <w:spacing w:val="-4"/>
        </w:rPr>
        <w:t xml:space="preserve"> </w:t>
      </w:r>
      <w:r>
        <w:t>entering</w:t>
      </w:r>
      <w:r>
        <w:rPr>
          <w:spacing w:val="-4"/>
        </w:rPr>
        <w:t xml:space="preserve"> </w:t>
      </w:r>
      <w:r>
        <w:t>into</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 xml:space="preserve">Customer represents and warrants that Customer has full authority to enter into this Settlement Agreement to fully and finally resolve claims related to the Damage </w:t>
      </w:r>
      <w:proofErr w:type="gramStart"/>
      <w:r>
        <w:t>Claim;</w:t>
      </w:r>
      <w:proofErr w:type="gramEnd"/>
    </w:p>
    <w:p w14:paraId="0EAD4F19" w14:textId="77777777" w:rsidR="00CC7C35" w:rsidRDefault="005C49C0">
      <w:pPr>
        <w:pStyle w:val="ListParagraph"/>
        <w:numPr>
          <w:ilvl w:val="1"/>
          <w:numId w:val="1"/>
        </w:numPr>
        <w:tabs>
          <w:tab w:val="left" w:pos="2880"/>
        </w:tabs>
        <w:spacing w:before="1" w:line="369" w:lineRule="auto"/>
        <w:ind w:right="2190"/>
      </w:pPr>
      <w:r>
        <w:t>As</w:t>
      </w:r>
      <w:r>
        <w:rPr>
          <w:spacing w:val="-4"/>
        </w:rPr>
        <w:t xml:space="preserve"> </w:t>
      </w:r>
      <w:r>
        <w:t>a</w:t>
      </w:r>
      <w:r>
        <w:rPr>
          <w:spacing w:val="-4"/>
        </w:rPr>
        <w:t xml:space="preserve"> </w:t>
      </w:r>
      <w:r>
        <w:t>material</w:t>
      </w:r>
      <w:r>
        <w:rPr>
          <w:spacing w:val="-4"/>
        </w:rPr>
        <w:t xml:space="preserve"> </w:t>
      </w:r>
      <w:r>
        <w:t>inducement</w:t>
      </w:r>
      <w:r>
        <w:rPr>
          <w:spacing w:val="-4"/>
        </w:rPr>
        <w:t xml:space="preserve"> </w:t>
      </w:r>
      <w:r>
        <w:t>for</w:t>
      </w:r>
      <w:r>
        <w:rPr>
          <w:spacing w:val="-4"/>
        </w:rPr>
        <w:t xml:space="preserve"> </w:t>
      </w:r>
      <w:r>
        <w:t>entering</w:t>
      </w:r>
      <w:r>
        <w:rPr>
          <w:spacing w:val="-4"/>
        </w:rPr>
        <w:t xml:space="preserve"> </w:t>
      </w:r>
      <w:r>
        <w:t>into</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the</w:t>
      </w:r>
      <w:r>
        <w:rPr>
          <w:spacing w:val="-4"/>
        </w:rPr>
        <w:t xml:space="preserve"> </w:t>
      </w:r>
      <w:r>
        <w:t>Parties represent and warrant to each other that:</w:t>
      </w:r>
    </w:p>
    <w:p w14:paraId="0EAD4F1A" w14:textId="77777777" w:rsidR="00CC7C35" w:rsidRDefault="005C49C0">
      <w:pPr>
        <w:pStyle w:val="ListParagraph"/>
        <w:numPr>
          <w:ilvl w:val="2"/>
          <w:numId w:val="1"/>
        </w:numPr>
        <w:tabs>
          <w:tab w:val="left" w:pos="3600"/>
        </w:tabs>
        <w:spacing w:before="1" w:line="369" w:lineRule="auto"/>
        <w:ind w:right="1696"/>
      </w:pPr>
      <w:r>
        <w:t>They</w:t>
      </w:r>
      <w:r>
        <w:rPr>
          <w:spacing w:val="-4"/>
        </w:rPr>
        <w:t xml:space="preserve"> </w:t>
      </w:r>
      <w:r>
        <w:t>are</w:t>
      </w:r>
      <w:r>
        <w:rPr>
          <w:spacing w:val="-4"/>
        </w:rPr>
        <w:t xml:space="preserve"> </w:t>
      </w:r>
      <w:r>
        <w:t>entering</w:t>
      </w:r>
      <w:r>
        <w:rPr>
          <w:spacing w:val="-4"/>
        </w:rPr>
        <w:t xml:space="preserve"> </w:t>
      </w:r>
      <w:r>
        <w:t>into</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solely</w:t>
      </w:r>
      <w:r>
        <w:rPr>
          <w:spacing w:val="-4"/>
        </w:rPr>
        <w:t xml:space="preserve"> </w:t>
      </w:r>
      <w:r>
        <w:t>of</w:t>
      </w:r>
      <w:r>
        <w:rPr>
          <w:spacing w:val="-4"/>
        </w:rPr>
        <w:t xml:space="preserve"> </w:t>
      </w:r>
      <w:r>
        <w:t>their</w:t>
      </w:r>
      <w:r>
        <w:rPr>
          <w:spacing w:val="-4"/>
        </w:rPr>
        <w:t xml:space="preserve"> </w:t>
      </w:r>
      <w:r>
        <w:t>own</w:t>
      </w:r>
      <w:r>
        <w:rPr>
          <w:spacing w:val="-4"/>
        </w:rPr>
        <w:t xml:space="preserve"> </w:t>
      </w:r>
      <w:r>
        <w:t xml:space="preserve">judgment and free will, and after the opportunity for consultation with their own legal </w:t>
      </w:r>
      <w:proofErr w:type="gramStart"/>
      <w:r>
        <w:rPr>
          <w:spacing w:val="-2"/>
        </w:rPr>
        <w:t>counsel;</w:t>
      </w:r>
      <w:proofErr w:type="gramEnd"/>
    </w:p>
    <w:p w14:paraId="0EAD4F1B" w14:textId="77777777" w:rsidR="00CC7C35" w:rsidRDefault="005C49C0">
      <w:pPr>
        <w:pStyle w:val="ListParagraph"/>
        <w:numPr>
          <w:ilvl w:val="2"/>
          <w:numId w:val="1"/>
        </w:numPr>
        <w:tabs>
          <w:tab w:val="left" w:pos="3600"/>
        </w:tabs>
        <w:spacing w:before="2" w:line="369" w:lineRule="auto"/>
        <w:ind w:right="1589"/>
      </w:pPr>
      <w:r>
        <w:t>They</w:t>
      </w:r>
      <w:r>
        <w:rPr>
          <w:spacing w:val="-5"/>
        </w:rPr>
        <w:t xml:space="preserve"> </w:t>
      </w:r>
      <w:r>
        <w:t>believe</w:t>
      </w:r>
      <w:r>
        <w:rPr>
          <w:spacing w:val="-5"/>
        </w:rPr>
        <w:t xml:space="preserve"> </w:t>
      </w:r>
      <w:r>
        <w:t>that</w:t>
      </w:r>
      <w:r>
        <w:rPr>
          <w:spacing w:val="-5"/>
        </w:rPr>
        <w:t xml:space="preserve"> </w:t>
      </w:r>
      <w:r>
        <w:t>this</w:t>
      </w:r>
      <w:r>
        <w:rPr>
          <w:spacing w:val="-5"/>
        </w:rPr>
        <w:t xml:space="preserve"> </w:t>
      </w:r>
      <w:r>
        <w:t>Settlement</w:t>
      </w:r>
      <w:r>
        <w:rPr>
          <w:spacing w:val="-5"/>
        </w:rPr>
        <w:t xml:space="preserve"> </w:t>
      </w:r>
      <w:r>
        <w:t>Agreement</w:t>
      </w:r>
      <w:r>
        <w:rPr>
          <w:spacing w:val="-5"/>
        </w:rPr>
        <w:t xml:space="preserve"> </w:t>
      </w:r>
      <w:r>
        <w:t>is</w:t>
      </w:r>
      <w:r>
        <w:rPr>
          <w:spacing w:val="-5"/>
        </w:rPr>
        <w:t xml:space="preserve"> </w:t>
      </w:r>
      <w:r>
        <w:t>fair,</w:t>
      </w:r>
      <w:r>
        <w:rPr>
          <w:spacing w:val="-5"/>
        </w:rPr>
        <w:t xml:space="preserve"> </w:t>
      </w:r>
      <w:r>
        <w:t>reasonable,</w:t>
      </w:r>
      <w:r>
        <w:rPr>
          <w:spacing w:val="-5"/>
        </w:rPr>
        <w:t xml:space="preserve"> </w:t>
      </w:r>
      <w:r>
        <w:t>and</w:t>
      </w:r>
      <w:r>
        <w:rPr>
          <w:spacing w:val="-5"/>
        </w:rPr>
        <w:t xml:space="preserve"> </w:t>
      </w:r>
      <w:r>
        <w:t>in</w:t>
      </w:r>
      <w:r>
        <w:rPr>
          <w:spacing w:val="-5"/>
        </w:rPr>
        <w:t xml:space="preserve"> </w:t>
      </w:r>
      <w:r>
        <w:t>their</w:t>
      </w:r>
      <w:r>
        <w:rPr>
          <w:spacing w:val="-5"/>
        </w:rPr>
        <w:t xml:space="preserve"> </w:t>
      </w:r>
      <w:r>
        <w:t xml:space="preserve">best </w:t>
      </w:r>
      <w:proofErr w:type="gramStart"/>
      <w:r>
        <w:rPr>
          <w:spacing w:val="-2"/>
        </w:rPr>
        <w:t>interest;</w:t>
      </w:r>
      <w:proofErr w:type="gramEnd"/>
    </w:p>
    <w:p w14:paraId="0EAD4F1C" w14:textId="77777777" w:rsidR="00CC7C35" w:rsidRDefault="005C49C0">
      <w:pPr>
        <w:pStyle w:val="ListParagraph"/>
        <w:numPr>
          <w:ilvl w:val="2"/>
          <w:numId w:val="1"/>
        </w:numPr>
        <w:tabs>
          <w:tab w:val="left" w:pos="3600"/>
        </w:tabs>
        <w:spacing w:before="0" w:line="369" w:lineRule="auto"/>
        <w:ind w:right="1441"/>
      </w:pPr>
      <w:r>
        <w:t xml:space="preserve">They have relied upon nothing said by anyone connected with this dispute, other than their own legal counsel, either as to liability, as to the extent of </w:t>
      </w:r>
      <w:proofErr w:type="gramStart"/>
      <w:r>
        <w:t>damages</w:t>
      </w:r>
      <w:proofErr w:type="gramEnd"/>
      <w:r>
        <w:t>, chances</w:t>
      </w:r>
      <w:r>
        <w:rPr>
          <w:spacing w:val="-4"/>
        </w:rPr>
        <w:t xml:space="preserve"> </w:t>
      </w:r>
      <w:r>
        <w:t>of</w:t>
      </w:r>
      <w:r>
        <w:rPr>
          <w:spacing w:val="-4"/>
        </w:rPr>
        <w:t xml:space="preserve"> </w:t>
      </w:r>
      <w:r>
        <w:t>success</w:t>
      </w:r>
      <w:r>
        <w:rPr>
          <w:spacing w:val="-4"/>
        </w:rPr>
        <w:t xml:space="preserve"> </w:t>
      </w:r>
      <w:r>
        <w:t>in</w:t>
      </w:r>
      <w:r>
        <w:rPr>
          <w:spacing w:val="-4"/>
        </w:rPr>
        <w:t xml:space="preserve"> </w:t>
      </w:r>
      <w:r>
        <w:t>the</w:t>
      </w:r>
      <w:r>
        <w:rPr>
          <w:spacing w:val="-4"/>
        </w:rPr>
        <w:t xml:space="preserve"> </w:t>
      </w:r>
      <w:r>
        <w:t>trial</w:t>
      </w:r>
      <w:r>
        <w:rPr>
          <w:spacing w:val="-4"/>
        </w:rPr>
        <w:t xml:space="preserve"> </w:t>
      </w:r>
      <w:r>
        <w:t>court</w:t>
      </w:r>
      <w:r>
        <w:rPr>
          <w:spacing w:val="-4"/>
        </w:rPr>
        <w:t xml:space="preserve"> </w:t>
      </w:r>
      <w:r>
        <w:t>or</w:t>
      </w:r>
      <w:r>
        <w:rPr>
          <w:spacing w:val="-4"/>
        </w:rPr>
        <w:t xml:space="preserve"> </w:t>
      </w:r>
      <w:r>
        <w:t>on</w:t>
      </w:r>
      <w:r>
        <w:rPr>
          <w:spacing w:val="-4"/>
        </w:rPr>
        <w:t xml:space="preserve"> </w:t>
      </w:r>
      <w:r>
        <w:t>appeal,</w:t>
      </w:r>
      <w:r>
        <w:rPr>
          <w:spacing w:val="-4"/>
        </w:rPr>
        <w:t xml:space="preserve"> </w:t>
      </w:r>
      <w:r>
        <w:t>insurance</w:t>
      </w:r>
      <w:r>
        <w:rPr>
          <w:spacing w:val="-4"/>
        </w:rPr>
        <w:t xml:space="preserve"> </w:t>
      </w:r>
      <w:r>
        <w:t>coverage</w:t>
      </w:r>
      <w:r>
        <w:rPr>
          <w:spacing w:val="-4"/>
        </w:rPr>
        <w:t xml:space="preserve"> </w:t>
      </w:r>
      <w:r>
        <w:t>available,</w:t>
      </w:r>
      <w:r>
        <w:rPr>
          <w:spacing w:val="-4"/>
        </w:rPr>
        <w:t xml:space="preserve"> </w:t>
      </w:r>
      <w:r>
        <w:t xml:space="preserve">or as to any other matter, except as expressly set forth in this Settlement Agreement and the exhibits </w:t>
      </w:r>
      <w:proofErr w:type="gramStart"/>
      <w:r>
        <w:t>thereto;</w:t>
      </w:r>
      <w:proofErr w:type="gramEnd"/>
    </w:p>
    <w:p w14:paraId="0EAD4F1D" w14:textId="77777777" w:rsidR="00CC7C35" w:rsidRDefault="005C49C0">
      <w:pPr>
        <w:pStyle w:val="ListParagraph"/>
        <w:numPr>
          <w:ilvl w:val="2"/>
          <w:numId w:val="1"/>
        </w:numPr>
        <w:tabs>
          <w:tab w:val="left" w:pos="3600"/>
        </w:tabs>
        <w:spacing w:before="2" w:line="369" w:lineRule="auto"/>
        <w:ind w:right="1542"/>
      </w:pPr>
      <w:r>
        <w:t>They</w:t>
      </w:r>
      <w:r>
        <w:rPr>
          <w:spacing w:val="-1"/>
        </w:rPr>
        <w:t xml:space="preserve"> </w:t>
      </w:r>
      <w:r>
        <w:t>and</w:t>
      </w:r>
      <w:r>
        <w:rPr>
          <w:spacing w:val="-1"/>
        </w:rPr>
        <w:t xml:space="preserve"> </w:t>
      </w:r>
      <w:r>
        <w:t>their</w:t>
      </w:r>
      <w:r>
        <w:rPr>
          <w:spacing w:val="-1"/>
        </w:rPr>
        <w:t xml:space="preserve"> </w:t>
      </w:r>
      <w:r>
        <w:t>attorneys,</w:t>
      </w:r>
      <w:r>
        <w:rPr>
          <w:spacing w:val="-1"/>
        </w:rPr>
        <w:t xml:space="preserve"> </w:t>
      </w:r>
      <w:r>
        <w:t>accountants,</w:t>
      </w:r>
      <w:r>
        <w:rPr>
          <w:spacing w:val="-1"/>
        </w:rPr>
        <w:t xml:space="preserve"> </w:t>
      </w:r>
      <w:r>
        <w:t>agents,</w:t>
      </w:r>
      <w:r>
        <w:rPr>
          <w:spacing w:val="-1"/>
        </w:rPr>
        <w:t xml:space="preserve"> </w:t>
      </w:r>
      <w:r>
        <w:t>representatives</w:t>
      </w:r>
      <w:r>
        <w:rPr>
          <w:spacing w:val="-1"/>
        </w:rPr>
        <w:t xml:space="preserve"> </w:t>
      </w:r>
      <w:r>
        <w:t>and</w:t>
      </w:r>
      <w:r>
        <w:rPr>
          <w:spacing w:val="-1"/>
        </w:rPr>
        <w:t xml:space="preserve"> </w:t>
      </w:r>
      <w:r>
        <w:t>other</w:t>
      </w:r>
      <w:r>
        <w:rPr>
          <w:spacing w:val="-1"/>
        </w:rPr>
        <w:t xml:space="preserve"> </w:t>
      </w:r>
      <w:r>
        <w:t>advisors have</w:t>
      </w:r>
      <w:r>
        <w:rPr>
          <w:spacing w:val="-5"/>
        </w:rPr>
        <w:t xml:space="preserve"> </w:t>
      </w:r>
      <w:r>
        <w:t>had</w:t>
      </w:r>
      <w:r>
        <w:rPr>
          <w:spacing w:val="-5"/>
        </w:rPr>
        <w:t xml:space="preserve"> </w:t>
      </w:r>
      <w:r>
        <w:t>sufficient</w:t>
      </w:r>
      <w:r>
        <w:rPr>
          <w:spacing w:val="-5"/>
        </w:rPr>
        <w:t xml:space="preserve"> </w:t>
      </w:r>
      <w:r>
        <w:t>disclosure</w:t>
      </w:r>
      <w:r>
        <w:rPr>
          <w:spacing w:val="-5"/>
        </w:rPr>
        <w:t xml:space="preserve"> </w:t>
      </w:r>
      <w:r>
        <w:t>of</w:t>
      </w:r>
      <w:r>
        <w:rPr>
          <w:spacing w:val="-5"/>
        </w:rPr>
        <w:t xml:space="preserve"> </w:t>
      </w:r>
      <w:r>
        <w:t>information</w:t>
      </w:r>
      <w:r>
        <w:rPr>
          <w:spacing w:val="-5"/>
        </w:rPr>
        <w:t xml:space="preserve"> </w:t>
      </w:r>
      <w:r>
        <w:t>and</w:t>
      </w:r>
      <w:r>
        <w:rPr>
          <w:spacing w:val="-5"/>
        </w:rPr>
        <w:t xml:space="preserve"> </w:t>
      </w:r>
      <w:r>
        <w:t>knowledge</w:t>
      </w:r>
      <w:r>
        <w:rPr>
          <w:spacing w:val="-5"/>
        </w:rPr>
        <w:t xml:space="preserve"> </w:t>
      </w:r>
      <w:r>
        <w:t>of</w:t>
      </w:r>
      <w:r>
        <w:rPr>
          <w:spacing w:val="-5"/>
        </w:rPr>
        <w:t xml:space="preserve"> </w:t>
      </w:r>
      <w:r>
        <w:t>all</w:t>
      </w:r>
      <w:r>
        <w:rPr>
          <w:spacing w:val="-5"/>
        </w:rPr>
        <w:t xml:space="preserve"> </w:t>
      </w:r>
      <w:r>
        <w:t>material</w:t>
      </w:r>
      <w:r>
        <w:rPr>
          <w:spacing w:val="-5"/>
        </w:rPr>
        <w:t xml:space="preserve"> </w:t>
      </w:r>
      <w:r>
        <w:t xml:space="preserve">facts and legal rights and remedies necessary to evaluate the conduct of the other Parties, which is sufficient to make an informed decision to enter into and approve the terms of this Settlement </w:t>
      </w:r>
      <w:proofErr w:type="gramStart"/>
      <w:r>
        <w:t>Agreement;</w:t>
      </w:r>
      <w:proofErr w:type="gramEnd"/>
    </w:p>
    <w:p w14:paraId="0EAD4F1E" w14:textId="77777777" w:rsidR="00CC7C35" w:rsidRDefault="005C49C0">
      <w:pPr>
        <w:pStyle w:val="ListParagraph"/>
        <w:numPr>
          <w:ilvl w:val="2"/>
          <w:numId w:val="1"/>
        </w:numPr>
        <w:tabs>
          <w:tab w:val="left" w:pos="3600"/>
        </w:tabs>
        <w:spacing w:before="3" w:line="369" w:lineRule="auto"/>
        <w:ind w:right="1684"/>
      </w:pPr>
      <w:r>
        <w:t>They</w:t>
      </w:r>
      <w:r>
        <w:rPr>
          <w:spacing w:val="-4"/>
        </w:rPr>
        <w:t xml:space="preserve"> </w:t>
      </w:r>
      <w:r>
        <w:t>have</w:t>
      </w:r>
      <w:r>
        <w:rPr>
          <w:spacing w:val="-4"/>
        </w:rPr>
        <w:t xml:space="preserve"> </w:t>
      </w:r>
      <w:r>
        <w:t>full</w:t>
      </w:r>
      <w:r>
        <w:rPr>
          <w:spacing w:val="-4"/>
        </w:rPr>
        <w:t xml:space="preserve"> </w:t>
      </w:r>
      <w:r>
        <w:t>authority</w:t>
      </w:r>
      <w:r>
        <w:rPr>
          <w:spacing w:val="-4"/>
        </w:rPr>
        <w:t xml:space="preserve"> </w:t>
      </w:r>
      <w:r>
        <w:t>to</w:t>
      </w:r>
      <w:r>
        <w:rPr>
          <w:spacing w:val="-4"/>
        </w:rPr>
        <w:t xml:space="preserve"> </w:t>
      </w:r>
      <w:r>
        <w:t>execute</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in</w:t>
      </w:r>
      <w:r>
        <w:rPr>
          <w:spacing w:val="-4"/>
        </w:rPr>
        <w:t xml:space="preserve"> </w:t>
      </w:r>
      <w:r>
        <w:t>the</w:t>
      </w:r>
      <w:r>
        <w:rPr>
          <w:spacing w:val="-4"/>
        </w:rPr>
        <w:t xml:space="preserve"> </w:t>
      </w:r>
      <w:r>
        <w:t>capacities noted so as to bind each such party to this Agreement; and</w:t>
      </w:r>
    </w:p>
    <w:p w14:paraId="0EAD4F1F" w14:textId="77777777" w:rsidR="00CC7C35" w:rsidRDefault="00CC7C35">
      <w:pPr>
        <w:pStyle w:val="ListParagraph"/>
        <w:spacing w:line="369" w:lineRule="auto"/>
        <w:sectPr w:rsidR="00CC7C35">
          <w:pgSz w:w="12240" w:h="15840"/>
          <w:pgMar w:top="1380" w:right="0" w:bottom="960" w:left="0" w:header="0" w:footer="776" w:gutter="0"/>
          <w:cols w:space="720"/>
        </w:sectPr>
      </w:pPr>
    </w:p>
    <w:p w14:paraId="0EAD4F20" w14:textId="77777777" w:rsidR="00CC7C35" w:rsidRDefault="005C49C0">
      <w:pPr>
        <w:pStyle w:val="ListParagraph"/>
        <w:numPr>
          <w:ilvl w:val="2"/>
          <w:numId w:val="1"/>
        </w:numPr>
        <w:tabs>
          <w:tab w:val="left" w:pos="3600"/>
        </w:tabs>
        <w:spacing w:before="66" w:line="369" w:lineRule="auto"/>
        <w:ind w:right="1531"/>
      </w:pPr>
      <w:r>
        <w:lastRenderedPageBreak/>
        <w:t>No</w:t>
      </w:r>
      <w:r>
        <w:rPr>
          <w:spacing w:val="-5"/>
        </w:rPr>
        <w:t xml:space="preserve"> </w:t>
      </w:r>
      <w:r>
        <w:t>oral</w:t>
      </w:r>
      <w:r>
        <w:rPr>
          <w:spacing w:val="-5"/>
        </w:rPr>
        <w:t xml:space="preserve"> </w:t>
      </w:r>
      <w:r>
        <w:t>understanding,</w:t>
      </w:r>
      <w:r>
        <w:rPr>
          <w:spacing w:val="-5"/>
        </w:rPr>
        <w:t xml:space="preserve"> </w:t>
      </w:r>
      <w:r>
        <w:t>statement,</w:t>
      </w:r>
      <w:r>
        <w:rPr>
          <w:spacing w:val="-5"/>
        </w:rPr>
        <w:t xml:space="preserve"> </w:t>
      </w:r>
      <w:r>
        <w:t>promises</w:t>
      </w:r>
      <w:r>
        <w:rPr>
          <w:spacing w:val="-5"/>
        </w:rPr>
        <w:t xml:space="preserve"> </w:t>
      </w:r>
      <w:r>
        <w:t>or</w:t>
      </w:r>
      <w:r>
        <w:rPr>
          <w:spacing w:val="-5"/>
        </w:rPr>
        <w:t xml:space="preserve"> </w:t>
      </w:r>
      <w:r>
        <w:t>inducements</w:t>
      </w:r>
      <w:r>
        <w:rPr>
          <w:spacing w:val="-5"/>
        </w:rPr>
        <w:t xml:space="preserve"> </w:t>
      </w:r>
      <w:r>
        <w:t>contrary</w:t>
      </w:r>
      <w:r>
        <w:rPr>
          <w:spacing w:val="-5"/>
        </w:rPr>
        <w:t xml:space="preserve"> </w:t>
      </w:r>
      <w:r>
        <w:t>to</w:t>
      </w:r>
      <w:r>
        <w:rPr>
          <w:spacing w:val="-5"/>
        </w:rPr>
        <w:t xml:space="preserve"> </w:t>
      </w:r>
      <w:r>
        <w:t>the</w:t>
      </w:r>
      <w:r>
        <w:rPr>
          <w:spacing w:val="-5"/>
        </w:rPr>
        <w:t xml:space="preserve"> </w:t>
      </w:r>
      <w:r>
        <w:t>terms of this Settlement Agreement exist.</w:t>
      </w:r>
    </w:p>
    <w:p w14:paraId="0EAD4F21" w14:textId="77777777" w:rsidR="00CC7C35" w:rsidRDefault="005C49C0">
      <w:pPr>
        <w:pStyle w:val="ListParagraph"/>
        <w:numPr>
          <w:ilvl w:val="1"/>
          <w:numId w:val="1"/>
        </w:numPr>
        <w:tabs>
          <w:tab w:val="left" w:pos="2879"/>
        </w:tabs>
        <w:spacing w:before="0"/>
        <w:ind w:left="2879" w:hanging="689"/>
      </w:pPr>
      <w:r>
        <w:t>Customer</w:t>
      </w:r>
      <w:r>
        <w:rPr>
          <w:spacing w:val="-10"/>
        </w:rPr>
        <w:t xml:space="preserve"> </w:t>
      </w:r>
      <w:r>
        <w:t>further</w:t>
      </w:r>
      <w:r>
        <w:rPr>
          <w:spacing w:val="-7"/>
        </w:rPr>
        <w:t xml:space="preserve"> </w:t>
      </w:r>
      <w:r>
        <w:t>represents</w:t>
      </w:r>
      <w:r>
        <w:rPr>
          <w:spacing w:val="-7"/>
        </w:rPr>
        <w:t xml:space="preserve"> </w:t>
      </w:r>
      <w:r>
        <w:t>and</w:t>
      </w:r>
      <w:r>
        <w:rPr>
          <w:spacing w:val="-7"/>
        </w:rPr>
        <w:t xml:space="preserve"> </w:t>
      </w:r>
      <w:r>
        <w:t>warrants</w:t>
      </w:r>
      <w:r>
        <w:rPr>
          <w:spacing w:val="-7"/>
        </w:rPr>
        <w:t xml:space="preserve"> </w:t>
      </w:r>
      <w:r>
        <w:rPr>
          <w:spacing w:val="-2"/>
        </w:rPr>
        <w:t>that:</w:t>
      </w:r>
    </w:p>
    <w:p w14:paraId="0EAD4F22" w14:textId="77777777" w:rsidR="00CC7C35" w:rsidRDefault="005C49C0">
      <w:pPr>
        <w:pStyle w:val="ListParagraph"/>
        <w:numPr>
          <w:ilvl w:val="2"/>
          <w:numId w:val="1"/>
        </w:numPr>
        <w:tabs>
          <w:tab w:val="left" w:pos="3600"/>
        </w:tabs>
        <w:spacing w:line="369" w:lineRule="auto"/>
        <w:ind w:right="1549"/>
      </w:pPr>
      <w:r>
        <w:t>Customer</w:t>
      </w:r>
      <w:r>
        <w:rPr>
          <w:spacing w:val="-4"/>
        </w:rPr>
        <w:t xml:space="preserve"> </w:t>
      </w:r>
      <w:r>
        <w:t>has</w:t>
      </w:r>
      <w:r>
        <w:rPr>
          <w:spacing w:val="-4"/>
        </w:rPr>
        <w:t xml:space="preserve"> </w:t>
      </w:r>
      <w:r>
        <w:t>not</w:t>
      </w:r>
      <w:r>
        <w:rPr>
          <w:spacing w:val="-4"/>
        </w:rPr>
        <w:t xml:space="preserve"> </w:t>
      </w:r>
      <w:r>
        <w:t>sold,</w:t>
      </w:r>
      <w:r>
        <w:rPr>
          <w:spacing w:val="-4"/>
        </w:rPr>
        <w:t xml:space="preserve"> </w:t>
      </w:r>
      <w:r>
        <w:t>pledged,</w:t>
      </w:r>
      <w:r>
        <w:rPr>
          <w:spacing w:val="-4"/>
        </w:rPr>
        <w:t xml:space="preserve"> </w:t>
      </w:r>
      <w:r>
        <w:t>encumbered,</w:t>
      </w:r>
      <w:r>
        <w:rPr>
          <w:spacing w:val="-4"/>
        </w:rPr>
        <w:t xml:space="preserve"> </w:t>
      </w:r>
      <w:r>
        <w:t>or</w:t>
      </w:r>
      <w:r>
        <w:rPr>
          <w:spacing w:val="-4"/>
        </w:rPr>
        <w:t xml:space="preserve"> </w:t>
      </w:r>
      <w:r>
        <w:t>otherwise</w:t>
      </w:r>
      <w:r>
        <w:rPr>
          <w:spacing w:val="-4"/>
        </w:rPr>
        <w:t xml:space="preserve"> </w:t>
      </w:r>
      <w:r>
        <w:t>disposed</w:t>
      </w:r>
      <w:r>
        <w:rPr>
          <w:spacing w:val="-4"/>
        </w:rPr>
        <w:t xml:space="preserve"> </w:t>
      </w:r>
      <w:r>
        <w:t>of,</w:t>
      </w:r>
      <w:r>
        <w:rPr>
          <w:spacing w:val="-4"/>
        </w:rPr>
        <w:t xml:space="preserve"> </w:t>
      </w:r>
      <w:r>
        <w:t>in</w:t>
      </w:r>
      <w:r>
        <w:rPr>
          <w:spacing w:val="-4"/>
        </w:rPr>
        <w:t xml:space="preserve"> </w:t>
      </w:r>
      <w:r>
        <w:t>whole or in part, voluntarily or involuntarily, any of the claims released in the general release above; and</w:t>
      </w:r>
    </w:p>
    <w:p w14:paraId="0EAD4F23" w14:textId="77777777" w:rsidR="00CC7C35" w:rsidRDefault="005C49C0">
      <w:pPr>
        <w:pStyle w:val="ListParagraph"/>
        <w:numPr>
          <w:ilvl w:val="2"/>
          <w:numId w:val="1"/>
        </w:numPr>
        <w:tabs>
          <w:tab w:val="left" w:pos="3599"/>
        </w:tabs>
        <w:spacing w:before="2"/>
        <w:ind w:left="3599" w:hanging="854"/>
      </w:pPr>
      <w:r>
        <w:t>Customer</w:t>
      </w:r>
      <w:r>
        <w:rPr>
          <w:spacing w:val="-5"/>
        </w:rPr>
        <w:t xml:space="preserve"> </w:t>
      </w:r>
      <w:r>
        <w:t>is</w:t>
      </w:r>
      <w:r>
        <w:rPr>
          <w:spacing w:val="-5"/>
        </w:rPr>
        <w:t xml:space="preserve"> </w:t>
      </w:r>
      <w:r>
        <w:t>not</w:t>
      </w:r>
      <w:r>
        <w:rPr>
          <w:spacing w:val="-5"/>
        </w:rPr>
        <w:t xml:space="preserve"> </w:t>
      </w:r>
      <w:r>
        <w:t>subject</w:t>
      </w:r>
      <w:r>
        <w:rPr>
          <w:spacing w:val="-5"/>
        </w:rPr>
        <w:t xml:space="preserve"> </w:t>
      </w:r>
      <w:r>
        <w:t>to</w:t>
      </w:r>
      <w:r>
        <w:rPr>
          <w:spacing w:val="-5"/>
        </w:rPr>
        <w:t xml:space="preserve"> </w:t>
      </w:r>
      <w:r>
        <w:t>any</w:t>
      </w:r>
      <w:r>
        <w:rPr>
          <w:spacing w:val="-5"/>
        </w:rPr>
        <w:t xml:space="preserve"> </w:t>
      </w:r>
      <w:r>
        <w:t>bankruptcy</w:t>
      </w:r>
      <w:r>
        <w:rPr>
          <w:spacing w:val="-5"/>
        </w:rPr>
        <w:t xml:space="preserve"> </w:t>
      </w:r>
      <w:r>
        <w:rPr>
          <w:spacing w:val="-2"/>
        </w:rPr>
        <w:t>filing.</w:t>
      </w:r>
    </w:p>
    <w:p w14:paraId="0EAD4F24" w14:textId="77777777" w:rsidR="00CC7C35" w:rsidRDefault="005C49C0">
      <w:pPr>
        <w:pStyle w:val="Heading2"/>
        <w:numPr>
          <w:ilvl w:val="0"/>
          <w:numId w:val="1"/>
        </w:numPr>
        <w:tabs>
          <w:tab w:val="left" w:pos="2159"/>
        </w:tabs>
        <w:spacing w:before="137"/>
        <w:ind w:left="2159" w:hanging="524"/>
        <w:jc w:val="left"/>
        <w:rPr>
          <w:u w:val="none"/>
        </w:rPr>
      </w:pPr>
      <w:r>
        <w:rPr>
          <w:spacing w:val="-2"/>
        </w:rPr>
        <w:t>NON-DISPARAGEMENT</w:t>
      </w:r>
      <w:r>
        <w:rPr>
          <w:spacing w:val="2"/>
        </w:rPr>
        <w:t xml:space="preserve"> </w:t>
      </w:r>
      <w:r>
        <w:rPr>
          <w:spacing w:val="-2"/>
        </w:rPr>
        <w:t>AND</w:t>
      </w:r>
      <w:r>
        <w:rPr>
          <w:spacing w:val="2"/>
        </w:rPr>
        <w:t xml:space="preserve"> </w:t>
      </w:r>
      <w:r>
        <w:rPr>
          <w:spacing w:val="-2"/>
        </w:rPr>
        <w:t>CONFIDENTIALITY</w:t>
      </w:r>
    </w:p>
    <w:p w14:paraId="0EAD4F25" w14:textId="56C819BC" w:rsidR="00CC7C35" w:rsidRDefault="005C49C0">
      <w:pPr>
        <w:pStyle w:val="ListParagraph"/>
        <w:numPr>
          <w:ilvl w:val="1"/>
          <w:numId w:val="1"/>
        </w:numPr>
        <w:tabs>
          <w:tab w:val="left" w:pos="2880"/>
        </w:tabs>
        <w:spacing w:line="369" w:lineRule="auto"/>
        <w:ind w:right="1492"/>
      </w:pPr>
      <w:r>
        <w:t>Customer</w:t>
      </w:r>
      <w:r>
        <w:rPr>
          <w:spacing w:val="-4"/>
        </w:rPr>
        <w:t xml:space="preserve"> </w:t>
      </w:r>
      <w:del w:id="9" w:author="Franklin T. Dunn" w:date="2026-05-07T14:39:00Z" w16du:dateUtc="2026-05-07T21:39:00Z">
        <w:r w:rsidDel="004741F1">
          <w:delText>and</w:delText>
        </w:r>
        <w:r w:rsidDel="004741F1">
          <w:rPr>
            <w:spacing w:val="-4"/>
          </w:rPr>
          <w:delText xml:space="preserve"> </w:delText>
        </w:r>
        <w:r w:rsidDel="004741F1">
          <w:delText>Customer’s</w:delText>
        </w:r>
        <w:r w:rsidDel="004741F1">
          <w:rPr>
            <w:spacing w:val="-4"/>
          </w:rPr>
          <w:delText xml:space="preserve"> </w:delText>
        </w:r>
        <w:r w:rsidDel="004741F1">
          <w:delText>counsel</w:delText>
        </w:r>
        <w:r w:rsidDel="004741F1">
          <w:rPr>
            <w:spacing w:val="-4"/>
          </w:rPr>
          <w:delText xml:space="preserve"> </w:delText>
        </w:r>
      </w:del>
      <w:r>
        <w:t>agree</w:t>
      </w:r>
      <w:ins w:id="10" w:author="Franklin T. Dunn" w:date="2026-05-07T14:39:00Z" w16du:dateUtc="2026-05-07T21:39:00Z">
        <w:r w:rsidR="004741F1">
          <w:t>s</w:t>
        </w:r>
      </w:ins>
      <w:r>
        <w:rPr>
          <w:spacing w:val="-4"/>
        </w:rPr>
        <w:t xml:space="preserve"> </w:t>
      </w:r>
      <w:r>
        <w:t>not</w:t>
      </w:r>
      <w:r>
        <w:rPr>
          <w:spacing w:val="-4"/>
        </w:rPr>
        <w:t xml:space="preserve"> </w:t>
      </w:r>
      <w:r>
        <w:t>to</w:t>
      </w:r>
      <w:r>
        <w:rPr>
          <w:spacing w:val="-4"/>
        </w:rPr>
        <w:t xml:space="preserve"> </w:t>
      </w:r>
      <w:r>
        <w:t>make</w:t>
      </w:r>
      <w:r>
        <w:rPr>
          <w:spacing w:val="-4"/>
        </w:rPr>
        <w:t xml:space="preserve"> </w:t>
      </w:r>
      <w:r>
        <w:t>any</w:t>
      </w:r>
      <w:r>
        <w:rPr>
          <w:spacing w:val="-4"/>
        </w:rPr>
        <w:t xml:space="preserve"> </w:t>
      </w:r>
      <w:r>
        <w:t>statements,</w:t>
      </w:r>
      <w:r>
        <w:rPr>
          <w:spacing w:val="-4"/>
        </w:rPr>
        <w:t xml:space="preserve"> </w:t>
      </w:r>
      <w:r>
        <w:t>written</w:t>
      </w:r>
      <w:r>
        <w:rPr>
          <w:spacing w:val="-4"/>
        </w:rPr>
        <w:t xml:space="preserve"> </w:t>
      </w:r>
      <w:r>
        <w:t>or</w:t>
      </w:r>
      <w:r>
        <w:rPr>
          <w:spacing w:val="-4"/>
        </w:rPr>
        <w:t xml:space="preserve"> </w:t>
      </w:r>
      <w:r>
        <w:t>verbal,</w:t>
      </w:r>
      <w:r>
        <w:rPr>
          <w:spacing w:val="-4"/>
        </w:rPr>
        <w:t xml:space="preserve"> </w:t>
      </w:r>
      <w:r>
        <w:t>or cause or encourage others to make any statements, written or verbal, that defame, disparage</w:t>
      </w:r>
      <w:r>
        <w:rPr>
          <w:spacing w:val="-3"/>
        </w:rPr>
        <w:t xml:space="preserve"> </w:t>
      </w:r>
      <w:r>
        <w:t>or</w:t>
      </w:r>
      <w:r>
        <w:rPr>
          <w:spacing w:val="-3"/>
        </w:rPr>
        <w:t xml:space="preserve"> </w:t>
      </w:r>
      <w:r>
        <w:t>in</w:t>
      </w:r>
      <w:r>
        <w:rPr>
          <w:spacing w:val="-3"/>
        </w:rPr>
        <w:t xml:space="preserve"> </w:t>
      </w:r>
      <w:r>
        <w:t>any</w:t>
      </w:r>
      <w:r>
        <w:rPr>
          <w:spacing w:val="-3"/>
        </w:rPr>
        <w:t xml:space="preserve"> </w:t>
      </w:r>
      <w:r>
        <w:t>way</w:t>
      </w:r>
      <w:r>
        <w:rPr>
          <w:spacing w:val="-3"/>
        </w:rPr>
        <w:t xml:space="preserve"> </w:t>
      </w:r>
      <w:r>
        <w:t>criticize</w:t>
      </w:r>
      <w:r>
        <w:rPr>
          <w:spacing w:val="-3"/>
        </w:rPr>
        <w:t xml:space="preserve"> </w:t>
      </w:r>
      <w:r>
        <w:t>the</w:t>
      </w:r>
      <w:r>
        <w:rPr>
          <w:spacing w:val="-3"/>
        </w:rPr>
        <w:t xml:space="preserve"> </w:t>
      </w:r>
      <w:r>
        <w:t>personal</w:t>
      </w:r>
      <w:r>
        <w:rPr>
          <w:spacing w:val="-3"/>
        </w:rPr>
        <w:t xml:space="preserve"> </w:t>
      </w:r>
      <w:r>
        <w:t>or</w:t>
      </w:r>
      <w:r>
        <w:rPr>
          <w:spacing w:val="-3"/>
        </w:rPr>
        <w:t xml:space="preserve"> </w:t>
      </w:r>
      <w:r>
        <w:t>business</w:t>
      </w:r>
      <w:r>
        <w:rPr>
          <w:spacing w:val="-3"/>
        </w:rPr>
        <w:t xml:space="preserve"> </w:t>
      </w:r>
      <w:r>
        <w:t>reputation,</w:t>
      </w:r>
      <w:r>
        <w:rPr>
          <w:spacing w:val="-3"/>
        </w:rPr>
        <w:t xml:space="preserve"> </w:t>
      </w:r>
      <w:r>
        <w:t>practices</w:t>
      </w:r>
      <w:r>
        <w:rPr>
          <w:spacing w:val="-3"/>
        </w:rPr>
        <w:t xml:space="preserve"> </w:t>
      </w:r>
      <w:r>
        <w:t>or</w:t>
      </w:r>
      <w:r>
        <w:rPr>
          <w:spacing w:val="-3"/>
        </w:rPr>
        <w:t xml:space="preserve"> </w:t>
      </w:r>
      <w:r>
        <w:t>conduct of Sunrun, its employees, directors, officers, agents and/or vendors in any way related to the allegations in the Damage Claim. It is understood that this non-disparagement agreement does not prevent the disclosure of information that is reasonably required by law, by any federal, state</w:t>
      </w:r>
      <w:r>
        <w:t xml:space="preserve"> or local governmental agency or any court, or otherwise by written authorization by an authorized representative of Sunrun.</w:t>
      </w:r>
    </w:p>
    <w:p w14:paraId="0EAD4F26" w14:textId="5A4880E8" w:rsidR="00CC7C35" w:rsidRDefault="005C49C0">
      <w:pPr>
        <w:pStyle w:val="ListParagraph"/>
        <w:numPr>
          <w:ilvl w:val="1"/>
          <w:numId w:val="1"/>
        </w:numPr>
        <w:tabs>
          <w:tab w:val="left" w:pos="2880"/>
        </w:tabs>
        <w:spacing w:before="3" w:line="369" w:lineRule="auto"/>
        <w:ind w:right="1438"/>
      </w:pPr>
      <w:r>
        <w:t xml:space="preserve">The Parties </w:t>
      </w:r>
      <w:del w:id="11" w:author="Franklin T. Dunn" w:date="2026-05-07T14:39:00Z" w16du:dateUtc="2026-05-07T21:39:00Z">
        <w:r w:rsidDel="004741F1">
          <w:delText xml:space="preserve">and their respective counsel </w:delText>
        </w:r>
      </w:del>
      <w:r>
        <w:t xml:space="preserve">agree to keep the terms of this Settlement Agreement confidential and not to directly or indirectly disclose such terms to anyone other than the Parties’ respective directors, officers, employees, accountants, insurers and counsel and those others who need to know such information in order to implement this Settlement Agreement or to perform professional services for such Party, but only to the extent necessary for such purposes. To the extent that Customer </w:t>
      </w:r>
      <w:del w:id="12" w:author="Franklin T. Dunn" w:date="2026-05-07T14:40:00Z" w16du:dateUtc="2026-05-07T21:40:00Z">
        <w:r w:rsidDel="004741F1">
          <w:delText xml:space="preserve">or Customer’s counsel </w:delText>
        </w:r>
      </w:del>
      <w:r>
        <w:t xml:space="preserve">is compelled by process of law to disclose the amount of the Settlement Payment or the terms of, or facts related to, the Settlement Agreement, Customer shall promptly notify Sunrun by providing written notice via overnight courier addressed to: Legal/Litigation Department, Sunrun Inc., 1800 W Ashton Blvd., Lehi, UT 84043, with a copy emailed to </w:t>
      </w:r>
      <w:hyperlink r:id="rId9">
        <w:r>
          <w:t>LegalEscalations@Sunrun.com,</w:t>
        </w:r>
      </w:hyperlink>
      <w:r>
        <w:rPr>
          <w:spacing w:val="-5"/>
        </w:rPr>
        <w:t xml:space="preserve"> </w:t>
      </w:r>
      <w:r>
        <w:t>at</w:t>
      </w:r>
      <w:r>
        <w:rPr>
          <w:spacing w:val="-5"/>
        </w:rPr>
        <w:t xml:space="preserve"> </w:t>
      </w:r>
      <w:r>
        <w:t>least</w:t>
      </w:r>
      <w:r>
        <w:rPr>
          <w:spacing w:val="-5"/>
        </w:rPr>
        <w:t xml:space="preserve"> </w:t>
      </w:r>
      <w:r>
        <w:t>fourteen</w:t>
      </w:r>
      <w:r>
        <w:rPr>
          <w:spacing w:val="-5"/>
        </w:rPr>
        <w:t xml:space="preserve"> </w:t>
      </w:r>
      <w:r>
        <w:t>days</w:t>
      </w:r>
      <w:r>
        <w:rPr>
          <w:spacing w:val="-5"/>
        </w:rPr>
        <w:t xml:space="preserve"> </w:t>
      </w:r>
      <w:r>
        <w:t>prior</w:t>
      </w:r>
      <w:r>
        <w:rPr>
          <w:spacing w:val="-5"/>
        </w:rPr>
        <w:t xml:space="preserve"> </w:t>
      </w:r>
      <w:r>
        <w:t>to</w:t>
      </w:r>
      <w:r>
        <w:rPr>
          <w:spacing w:val="-5"/>
        </w:rPr>
        <w:t xml:space="preserve"> </w:t>
      </w:r>
      <w:r>
        <w:t>producing</w:t>
      </w:r>
      <w:r>
        <w:rPr>
          <w:spacing w:val="-5"/>
        </w:rPr>
        <w:t xml:space="preserve"> </w:t>
      </w:r>
      <w:r>
        <w:t>this</w:t>
      </w:r>
      <w:r>
        <w:rPr>
          <w:spacing w:val="-5"/>
        </w:rPr>
        <w:t xml:space="preserve"> </w:t>
      </w:r>
      <w:r>
        <w:t xml:space="preserve">information. To the extent that Customer </w:t>
      </w:r>
      <w:del w:id="13" w:author="Franklin T. Dunn" w:date="2026-05-07T14:40:00Z" w16du:dateUtc="2026-05-07T21:40:00Z">
        <w:r w:rsidDel="004741F1">
          <w:delText xml:space="preserve">or Customer’s counsel </w:delText>
        </w:r>
      </w:del>
      <w:r>
        <w:t xml:space="preserve">is required to disclose the amount of the Settlement Payment or the terms of, or facts related to, the Settlement Agreement in obtaining professional advice, Customer </w:t>
      </w:r>
      <w:del w:id="14" w:author="Franklin T. Dunn" w:date="2026-05-07T14:40:00Z" w16du:dateUtc="2026-05-07T21:40:00Z">
        <w:r w:rsidDel="004741F1">
          <w:delText xml:space="preserve">and Customer’s counsel </w:delText>
        </w:r>
      </w:del>
      <w:r>
        <w:t>shall instruct such professional that such information is subject to the terms set forth herein and is required</w:t>
      </w:r>
      <w:r>
        <w:rPr>
          <w:spacing w:val="40"/>
        </w:rPr>
        <w:t xml:space="preserve"> </w:t>
      </w:r>
      <w:r>
        <w:t>to be kept confidential.</w:t>
      </w:r>
    </w:p>
    <w:p w14:paraId="0EAD4F27" w14:textId="77777777" w:rsidR="00CC7C35" w:rsidRDefault="00CC7C35">
      <w:pPr>
        <w:pStyle w:val="ListParagraph"/>
        <w:spacing w:line="369" w:lineRule="auto"/>
        <w:sectPr w:rsidR="00CC7C35">
          <w:pgSz w:w="12240" w:h="15840"/>
          <w:pgMar w:top="1380" w:right="0" w:bottom="960" w:left="0" w:header="0" w:footer="776" w:gutter="0"/>
          <w:cols w:space="720"/>
        </w:sectPr>
      </w:pPr>
    </w:p>
    <w:p w14:paraId="0EAD4F28" w14:textId="6DDFDF75" w:rsidR="00CC7C35" w:rsidRDefault="005C49C0">
      <w:pPr>
        <w:pStyle w:val="ListParagraph"/>
        <w:numPr>
          <w:ilvl w:val="1"/>
          <w:numId w:val="1"/>
        </w:numPr>
        <w:tabs>
          <w:tab w:val="left" w:pos="2880"/>
        </w:tabs>
        <w:spacing w:before="66" w:line="369" w:lineRule="auto"/>
        <w:ind w:right="1462"/>
      </w:pPr>
      <w:r>
        <w:lastRenderedPageBreak/>
        <w:t>Customer</w:t>
      </w:r>
      <w:r>
        <w:rPr>
          <w:spacing w:val="-4"/>
        </w:rPr>
        <w:t xml:space="preserve"> </w:t>
      </w:r>
      <w:del w:id="15" w:author="Franklin T. Dunn" w:date="2026-05-07T14:40:00Z" w16du:dateUtc="2026-05-07T21:40:00Z">
        <w:r w:rsidDel="004741F1">
          <w:delText>and</w:delText>
        </w:r>
        <w:r w:rsidDel="004741F1">
          <w:rPr>
            <w:spacing w:val="-4"/>
          </w:rPr>
          <w:delText xml:space="preserve"> </w:delText>
        </w:r>
        <w:r w:rsidDel="004741F1">
          <w:delText>Customer’s</w:delText>
        </w:r>
        <w:r w:rsidDel="004741F1">
          <w:rPr>
            <w:spacing w:val="-4"/>
          </w:rPr>
          <w:delText xml:space="preserve"> </w:delText>
        </w:r>
        <w:r w:rsidDel="004741F1">
          <w:delText>counsel</w:delText>
        </w:r>
        <w:r w:rsidDel="004741F1">
          <w:rPr>
            <w:spacing w:val="-4"/>
          </w:rPr>
          <w:delText xml:space="preserve"> </w:delText>
        </w:r>
      </w:del>
      <w:r>
        <w:t>represent</w:t>
      </w:r>
      <w:ins w:id="16" w:author="Franklin T. Dunn" w:date="2026-05-07T14:40:00Z" w16du:dateUtc="2026-05-07T21:40:00Z">
        <w:r w:rsidR="004741F1">
          <w:t>s</w:t>
        </w:r>
      </w:ins>
      <w:r>
        <w:rPr>
          <w:spacing w:val="-4"/>
        </w:rPr>
        <w:t xml:space="preserve"> </w:t>
      </w:r>
      <w:r>
        <w:t>and</w:t>
      </w:r>
      <w:r>
        <w:rPr>
          <w:spacing w:val="-4"/>
        </w:rPr>
        <w:t xml:space="preserve"> </w:t>
      </w:r>
      <w:r>
        <w:t>warrant</w:t>
      </w:r>
      <w:ins w:id="17" w:author="Franklin T. Dunn" w:date="2026-05-07T14:40:00Z" w16du:dateUtc="2026-05-07T21:40:00Z">
        <w:r w:rsidR="004741F1">
          <w:t>s</w:t>
        </w:r>
      </w:ins>
      <w:r>
        <w:rPr>
          <w:spacing w:val="-4"/>
        </w:rPr>
        <w:t xml:space="preserve"> </w:t>
      </w:r>
      <w:r>
        <w:t>that</w:t>
      </w:r>
      <w:r>
        <w:rPr>
          <w:spacing w:val="-4"/>
        </w:rPr>
        <w:t xml:space="preserve"> </w:t>
      </w:r>
      <w:del w:id="18" w:author="Franklin T. Dunn" w:date="2026-05-07T14:40:00Z" w16du:dateUtc="2026-05-07T21:40:00Z">
        <w:r w:rsidDel="004741F1">
          <w:delText>t</w:delText>
        </w:r>
      </w:del>
      <w:r>
        <w:t>he</w:t>
      </w:r>
      <w:del w:id="19" w:author="Franklin T. Dunn" w:date="2026-05-07T14:40:00Z" w16du:dateUtc="2026-05-07T21:40:00Z">
        <w:r w:rsidDel="004741F1">
          <w:delText>y</w:delText>
        </w:r>
      </w:del>
      <w:r>
        <w:rPr>
          <w:spacing w:val="-4"/>
        </w:rPr>
        <w:t xml:space="preserve"> </w:t>
      </w:r>
      <w:r>
        <w:t>ha</w:t>
      </w:r>
      <w:ins w:id="20" w:author="Franklin T. Dunn" w:date="2026-05-07T14:40:00Z" w16du:dateUtc="2026-05-07T21:40:00Z">
        <w:r w:rsidR="004741F1">
          <w:t>s</w:t>
        </w:r>
      </w:ins>
      <w:del w:id="21" w:author="Franklin T. Dunn" w:date="2026-05-07T14:40:00Z" w16du:dateUtc="2026-05-07T21:40:00Z">
        <w:r w:rsidDel="004741F1">
          <w:delText>ve</w:delText>
        </w:r>
      </w:del>
      <w:r>
        <w:rPr>
          <w:spacing w:val="-4"/>
        </w:rPr>
        <w:t xml:space="preserve"> </w:t>
      </w:r>
      <w:r>
        <w:t>not</w:t>
      </w:r>
      <w:r>
        <w:rPr>
          <w:spacing w:val="-4"/>
        </w:rPr>
        <w:t xml:space="preserve"> </w:t>
      </w:r>
      <w:r>
        <w:t>publicized</w:t>
      </w:r>
      <w:r>
        <w:rPr>
          <w:spacing w:val="-4"/>
        </w:rPr>
        <w:t xml:space="preserve"> </w:t>
      </w:r>
      <w:r>
        <w:t xml:space="preserve">the details of this settlement, and that </w:t>
      </w:r>
      <w:del w:id="22" w:author="Franklin T. Dunn" w:date="2026-05-07T14:41:00Z" w16du:dateUtc="2026-05-07T21:41:00Z">
        <w:r w:rsidDel="004741F1">
          <w:delText>t</w:delText>
        </w:r>
      </w:del>
      <w:r>
        <w:t>he</w:t>
      </w:r>
      <w:del w:id="23" w:author="Franklin T. Dunn" w:date="2026-05-07T14:41:00Z" w16du:dateUtc="2026-05-07T21:41:00Z">
        <w:r w:rsidDel="004741F1">
          <w:delText>y</w:delText>
        </w:r>
      </w:del>
      <w:r>
        <w:t xml:space="preserve"> ha</w:t>
      </w:r>
      <w:ins w:id="24" w:author="Franklin T. Dunn" w:date="2026-05-07T14:41:00Z" w16du:dateUtc="2026-05-07T21:41:00Z">
        <w:r w:rsidR="004741F1">
          <w:t>s</w:t>
        </w:r>
      </w:ins>
      <w:del w:id="25" w:author="Franklin T. Dunn" w:date="2026-05-07T14:41:00Z" w16du:dateUtc="2026-05-07T21:41:00Z">
        <w:r w:rsidDel="004741F1">
          <w:delText>ve</w:delText>
        </w:r>
      </w:del>
      <w:r>
        <w:t xml:space="preserve"> not to initiate contact with or otherwise respond to inquiries from the media, nor will </w:t>
      </w:r>
      <w:del w:id="26" w:author="Franklin T. Dunn" w:date="2026-05-07T14:41:00Z" w16du:dateUtc="2026-05-07T21:41:00Z">
        <w:r w:rsidDel="004741F1">
          <w:delText>t</w:delText>
        </w:r>
      </w:del>
      <w:r>
        <w:t>he</w:t>
      </w:r>
      <w:del w:id="27" w:author="Franklin T. Dunn" w:date="2026-05-07T14:41:00Z" w16du:dateUtc="2026-05-07T21:41:00Z">
        <w:r w:rsidDel="004741F1">
          <w:delText>y</w:delText>
        </w:r>
      </w:del>
      <w:r>
        <w:t xml:space="preserve"> issue press releases, public statements, or otherwise publicize same.</w:t>
      </w:r>
    </w:p>
    <w:p w14:paraId="0EAD4F29" w14:textId="77777777" w:rsidR="00CC7C35" w:rsidRDefault="005C49C0">
      <w:pPr>
        <w:pStyle w:val="Heading2"/>
        <w:numPr>
          <w:ilvl w:val="0"/>
          <w:numId w:val="1"/>
        </w:numPr>
        <w:tabs>
          <w:tab w:val="left" w:pos="2159"/>
        </w:tabs>
        <w:spacing w:before="1"/>
        <w:ind w:left="2159" w:hanging="524"/>
        <w:jc w:val="left"/>
        <w:rPr>
          <w:u w:val="none"/>
        </w:rPr>
      </w:pPr>
      <w:r>
        <w:t>GENERAL</w:t>
      </w:r>
      <w:r>
        <w:rPr>
          <w:spacing w:val="-6"/>
        </w:rPr>
        <w:t xml:space="preserve"> </w:t>
      </w:r>
      <w:r>
        <w:t>RELEASE</w:t>
      </w:r>
      <w:r>
        <w:rPr>
          <w:spacing w:val="-6"/>
        </w:rPr>
        <w:t xml:space="preserve"> </w:t>
      </w:r>
      <w:r>
        <w:t>AND</w:t>
      </w:r>
      <w:r>
        <w:rPr>
          <w:spacing w:val="-5"/>
        </w:rPr>
        <w:t xml:space="preserve"> </w:t>
      </w:r>
      <w:r>
        <w:t>COVENANT</w:t>
      </w:r>
      <w:r>
        <w:rPr>
          <w:spacing w:val="-6"/>
        </w:rPr>
        <w:t xml:space="preserve"> </w:t>
      </w:r>
      <w:r>
        <w:t>TO</w:t>
      </w:r>
      <w:r>
        <w:rPr>
          <w:spacing w:val="-6"/>
        </w:rPr>
        <w:t xml:space="preserve"> </w:t>
      </w:r>
      <w:r>
        <w:t>NOT</w:t>
      </w:r>
      <w:r>
        <w:rPr>
          <w:spacing w:val="-5"/>
        </w:rPr>
        <w:t xml:space="preserve"> SUE</w:t>
      </w:r>
    </w:p>
    <w:p w14:paraId="0EAD4F2A" w14:textId="4678FF57" w:rsidR="00CC7C35" w:rsidRDefault="005C49C0">
      <w:pPr>
        <w:pStyle w:val="ListParagraph"/>
        <w:numPr>
          <w:ilvl w:val="1"/>
          <w:numId w:val="1"/>
        </w:numPr>
        <w:tabs>
          <w:tab w:val="left" w:pos="2880"/>
        </w:tabs>
        <w:spacing w:line="369" w:lineRule="auto"/>
        <w:ind w:right="1503"/>
      </w:pPr>
      <w:r>
        <w:t>Customer,</w:t>
      </w:r>
      <w:r>
        <w:rPr>
          <w:spacing w:val="-1"/>
        </w:rPr>
        <w:t xml:space="preserve"> </w:t>
      </w:r>
      <w:r>
        <w:t>on</w:t>
      </w:r>
      <w:r>
        <w:rPr>
          <w:spacing w:val="-1"/>
        </w:rPr>
        <w:t xml:space="preserve"> </w:t>
      </w:r>
      <w:r>
        <w:t>behalf</w:t>
      </w:r>
      <w:r>
        <w:rPr>
          <w:spacing w:val="-1"/>
        </w:rPr>
        <w:t xml:space="preserve"> </w:t>
      </w:r>
      <w:r>
        <w:t>of</w:t>
      </w:r>
      <w:r>
        <w:rPr>
          <w:spacing w:val="-1"/>
        </w:rPr>
        <w:t xml:space="preserve"> </w:t>
      </w:r>
      <w:r>
        <w:t>Customer</w:t>
      </w:r>
      <w:r>
        <w:rPr>
          <w:spacing w:val="-1"/>
        </w:rPr>
        <w:t xml:space="preserve"> </w:t>
      </w:r>
      <w:r>
        <w:t>and</w:t>
      </w:r>
      <w:r>
        <w:rPr>
          <w:spacing w:val="-1"/>
        </w:rPr>
        <w:t xml:space="preserve"> </w:t>
      </w:r>
      <w:r>
        <w:t>any</w:t>
      </w:r>
      <w:r>
        <w:rPr>
          <w:spacing w:val="-1"/>
        </w:rPr>
        <w:t xml:space="preserve"> </w:t>
      </w:r>
      <w:r>
        <w:t>of</w:t>
      </w:r>
      <w:r>
        <w:rPr>
          <w:spacing w:val="-1"/>
        </w:rPr>
        <w:t xml:space="preserve"> </w:t>
      </w:r>
      <w:r>
        <w:t>Customer’s</w:t>
      </w:r>
      <w:r>
        <w:rPr>
          <w:spacing w:val="-1"/>
        </w:rPr>
        <w:t xml:space="preserve"> </w:t>
      </w:r>
      <w:r>
        <w:t>past,</w:t>
      </w:r>
      <w:r>
        <w:rPr>
          <w:spacing w:val="-1"/>
        </w:rPr>
        <w:t xml:space="preserve"> </w:t>
      </w:r>
      <w:r>
        <w:t>present,</w:t>
      </w:r>
      <w:r>
        <w:rPr>
          <w:spacing w:val="-1"/>
        </w:rPr>
        <w:t xml:space="preserve"> </w:t>
      </w:r>
      <w:r>
        <w:t>and</w:t>
      </w:r>
      <w:r>
        <w:rPr>
          <w:spacing w:val="-1"/>
        </w:rPr>
        <w:t xml:space="preserve"> </w:t>
      </w:r>
      <w:r>
        <w:t>future</w:t>
      </w:r>
      <w:r>
        <w:rPr>
          <w:spacing w:val="-1"/>
        </w:rPr>
        <w:t xml:space="preserve"> </w:t>
      </w:r>
      <w:r>
        <w:t>agents, attorneys, representatives, administrators, executors, heirs, devises, predecessors, successors,</w:t>
      </w:r>
      <w:r>
        <w:rPr>
          <w:spacing w:val="-5"/>
        </w:rPr>
        <w:t xml:space="preserve"> </w:t>
      </w:r>
      <w:r>
        <w:t>and</w:t>
      </w:r>
      <w:r>
        <w:rPr>
          <w:spacing w:val="-5"/>
        </w:rPr>
        <w:t xml:space="preserve"> </w:t>
      </w:r>
      <w:r>
        <w:t>assigns,</w:t>
      </w:r>
      <w:r>
        <w:rPr>
          <w:spacing w:val="-5"/>
        </w:rPr>
        <w:t xml:space="preserve"> </w:t>
      </w:r>
      <w:r>
        <w:t>(collectively,</w:t>
      </w:r>
      <w:r>
        <w:rPr>
          <w:spacing w:val="-5"/>
        </w:rPr>
        <w:t xml:space="preserve"> </w:t>
      </w:r>
      <w:r>
        <w:t>the</w:t>
      </w:r>
      <w:r>
        <w:rPr>
          <w:spacing w:val="-5"/>
        </w:rPr>
        <w:t xml:space="preserve"> </w:t>
      </w:r>
      <w:r>
        <w:t>“Releasing</w:t>
      </w:r>
      <w:r>
        <w:rPr>
          <w:spacing w:val="-5"/>
        </w:rPr>
        <w:t xml:space="preserve"> </w:t>
      </w:r>
      <w:r>
        <w:t>Parties”)</w:t>
      </w:r>
      <w:r>
        <w:rPr>
          <w:spacing w:val="-5"/>
        </w:rPr>
        <w:t xml:space="preserve"> </w:t>
      </w:r>
      <w:r>
        <w:t>hereby</w:t>
      </w:r>
      <w:r>
        <w:rPr>
          <w:spacing w:val="-5"/>
        </w:rPr>
        <w:t xml:space="preserve"> </w:t>
      </w:r>
      <w:r>
        <w:t>release</w:t>
      </w:r>
      <w:r>
        <w:rPr>
          <w:spacing w:val="-5"/>
        </w:rPr>
        <w:t xml:space="preserve"> </w:t>
      </w:r>
      <w:r>
        <w:t>and</w:t>
      </w:r>
      <w:r>
        <w:rPr>
          <w:spacing w:val="-5"/>
        </w:rPr>
        <w:t xml:space="preserve"> </w:t>
      </w:r>
      <w:r>
        <w:t>forever discharge Sunrun and their respective past, present, and future employees, present and former shareholders, officers, managers, members, directors, partners, agents, vendors, brokers, contractors, subcontractors, affiliates, subsidiaries, parents, corporations, departments, divisions, insurers, attorneys, heirs, estates, pred</w:t>
      </w:r>
      <w:r>
        <w:t>ecessors, successors and assigns,</w:t>
      </w:r>
      <w:r>
        <w:rPr>
          <w:spacing w:val="-5"/>
        </w:rPr>
        <w:t xml:space="preserve"> </w:t>
      </w:r>
      <w:r>
        <w:t>and</w:t>
      </w:r>
      <w:r>
        <w:rPr>
          <w:spacing w:val="-5"/>
        </w:rPr>
        <w:t xml:space="preserve"> </w:t>
      </w:r>
      <w:r>
        <w:t>anyone</w:t>
      </w:r>
      <w:r>
        <w:rPr>
          <w:spacing w:val="-5"/>
        </w:rPr>
        <w:t xml:space="preserve"> </w:t>
      </w:r>
      <w:r>
        <w:t>acting</w:t>
      </w:r>
      <w:r>
        <w:rPr>
          <w:spacing w:val="-5"/>
        </w:rPr>
        <w:t xml:space="preserve"> </w:t>
      </w:r>
      <w:r>
        <w:t>on</w:t>
      </w:r>
      <w:r>
        <w:rPr>
          <w:spacing w:val="-5"/>
        </w:rPr>
        <w:t xml:space="preserve"> </w:t>
      </w:r>
      <w:r>
        <w:t>their</w:t>
      </w:r>
      <w:r>
        <w:rPr>
          <w:spacing w:val="-5"/>
        </w:rPr>
        <w:t xml:space="preserve"> </w:t>
      </w:r>
      <w:r>
        <w:t>behalf</w:t>
      </w:r>
      <w:r>
        <w:rPr>
          <w:spacing w:val="-5"/>
        </w:rPr>
        <w:t xml:space="preserve"> </w:t>
      </w:r>
      <w:r>
        <w:t>(collectively,</w:t>
      </w:r>
      <w:r>
        <w:rPr>
          <w:spacing w:val="-5"/>
        </w:rPr>
        <w:t xml:space="preserve"> </w:t>
      </w:r>
      <w:r>
        <w:t>the</w:t>
      </w:r>
      <w:r>
        <w:rPr>
          <w:spacing w:val="-5"/>
        </w:rPr>
        <w:t xml:space="preserve"> </w:t>
      </w:r>
      <w:r>
        <w:t>“Released</w:t>
      </w:r>
      <w:r>
        <w:rPr>
          <w:spacing w:val="-5"/>
        </w:rPr>
        <w:t xml:space="preserve"> </w:t>
      </w:r>
      <w:r>
        <w:t>Parties”),</w:t>
      </w:r>
      <w:r>
        <w:rPr>
          <w:spacing w:val="-5"/>
        </w:rPr>
        <w:t xml:space="preserve"> </w:t>
      </w:r>
      <w:r>
        <w:t>and</w:t>
      </w:r>
      <w:r>
        <w:rPr>
          <w:spacing w:val="-5"/>
        </w:rPr>
        <w:t xml:space="preserve"> </w:t>
      </w:r>
      <w:r>
        <w:t>each of</w:t>
      </w:r>
      <w:r>
        <w:rPr>
          <w:spacing w:val="-4"/>
        </w:rPr>
        <w:t xml:space="preserve"> </w:t>
      </w:r>
      <w:r>
        <w:t>them,</w:t>
      </w:r>
      <w:r>
        <w:rPr>
          <w:spacing w:val="-4"/>
        </w:rPr>
        <w:t xml:space="preserve"> </w:t>
      </w:r>
      <w:r>
        <w:t>jointly</w:t>
      </w:r>
      <w:r>
        <w:rPr>
          <w:spacing w:val="-4"/>
        </w:rPr>
        <w:t xml:space="preserve"> </w:t>
      </w:r>
      <w:r>
        <w:t>and</w:t>
      </w:r>
      <w:r>
        <w:rPr>
          <w:spacing w:val="-4"/>
        </w:rPr>
        <w:t xml:space="preserve"> </w:t>
      </w:r>
      <w:r>
        <w:t>severally,</w:t>
      </w:r>
      <w:r>
        <w:rPr>
          <w:spacing w:val="-4"/>
        </w:rPr>
        <w:t xml:space="preserve"> </w:t>
      </w:r>
      <w:r>
        <w:t>from</w:t>
      </w:r>
      <w:r>
        <w:rPr>
          <w:spacing w:val="-4"/>
        </w:rPr>
        <w:t xml:space="preserve"> </w:t>
      </w:r>
      <w:r>
        <w:t>any</w:t>
      </w:r>
      <w:r>
        <w:rPr>
          <w:spacing w:val="-4"/>
        </w:rPr>
        <w:t xml:space="preserve"> </w:t>
      </w:r>
      <w:r>
        <w:t>and</w:t>
      </w:r>
      <w:r>
        <w:rPr>
          <w:spacing w:val="-4"/>
        </w:rPr>
        <w:t xml:space="preserve"> </w:t>
      </w:r>
      <w:r>
        <w:t>all</w:t>
      </w:r>
      <w:r>
        <w:rPr>
          <w:spacing w:val="-4"/>
        </w:rPr>
        <w:t xml:space="preserve"> </w:t>
      </w:r>
      <w:r>
        <w:t>claims</w:t>
      </w:r>
      <w:r>
        <w:rPr>
          <w:spacing w:val="-4"/>
        </w:rPr>
        <w:t xml:space="preserve"> </w:t>
      </w:r>
      <w:r>
        <w:t>or</w:t>
      </w:r>
      <w:r>
        <w:rPr>
          <w:spacing w:val="-4"/>
        </w:rPr>
        <w:t xml:space="preserve"> </w:t>
      </w:r>
      <w:r>
        <w:t>counterclaims,</w:t>
      </w:r>
      <w:r>
        <w:rPr>
          <w:spacing w:val="-4"/>
        </w:rPr>
        <w:t xml:space="preserve"> </w:t>
      </w:r>
      <w:r>
        <w:t>causes</w:t>
      </w:r>
      <w:r>
        <w:rPr>
          <w:spacing w:val="-4"/>
        </w:rPr>
        <w:t xml:space="preserve"> </w:t>
      </w:r>
      <w:r>
        <w:t>of</w:t>
      </w:r>
      <w:r>
        <w:rPr>
          <w:spacing w:val="-4"/>
        </w:rPr>
        <w:t xml:space="preserve"> </w:t>
      </w:r>
      <w:r>
        <w:t>action, remedies, damages, injuries, liabilities, debts, suits, demands, actions, costs, expenses, fees, controversies, set-offs, sums of money, third party actions or proceedings of whatever kind or nature, whether at law, equity, administrative, arbitration or otherwise, whether</w:t>
      </w:r>
      <w:r>
        <w:rPr>
          <w:spacing w:val="-4"/>
        </w:rPr>
        <w:t xml:space="preserve"> </w:t>
      </w:r>
      <w:r>
        <w:t>known</w:t>
      </w:r>
      <w:r>
        <w:rPr>
          <w:spacing w:val="-4"/>
        </w:rPr>
        <w:t xml:space="preserve"> </w:t>
      </w:r>
      <w:r>
        <w:t>or</w:t>
      </w:r>
      <w:r>
        <w:rPr>
          <w:spacing w:val="-4"/>
        </w:rPr>
        <w:t xml:space="preserve"> </w:t>
      </w:r>
      <w:r>
        <w:t>unknown,</w:t>
      </w:r>
      <w:r>
        <w:rPr>
          <w:spacing w:val="-4"/>
        </w:rPr>
        <w:t xml:space="preserve"> </w:t>
      </w:r>
      <w:r>
        <w:t>foreseen</w:t>
      </w:r>
      <w:r>
        <w:rPr>
          <w:spacing w:val="-4"/>
        </w:rPr>
        <w:t xml:space="preserve"> </w:t>
      </w:r>
      <w:r>
        <w:t>or</w:t>
      </w:r>
      <w:r>
        <w:rPr>
          <w:spacing w:val="-4"/>
        </w:rPr>
        <w:t xml:space="preserve"> </w:t>
      </w:r>
      <w:r>
        <w:t>unforeseen,</w:t>
      </w:r>
      <w:r>
        <w:rPr>
          <w:spacing w:val="-4"/>
        </w:rPr>
        <w:t xml:space="preserve"> </w:t>
      </w:r>
      <w:r>
        <w:t>accrued</w:t>
      </w:r>
      <w:r>
        <w:rPr>
          <w:spacing w:val="-4"/>
        </w:rPr>
        <w:t xml:space="preserve"> </w:t>
      </w:r>
      <w:r>
        <w:t>or</w:t>
      </w:r>
      <w:r>
        <w:rPr>
          <w:spacing w:val="-4"/>
        </w:rPr>
        <w:t xml:space="preserve"> </w:t>
      </w:r>
      <w:r>
        <w:t>un-accrued,</w:t>
      </w:r>
      <w:r>
        <w:rPr>
          <w:spacing w:val="-4"/>
        </w:rPr>
        <w:t xml:space="preserve"> </w:t>
      </w:r>
      <w:r>
        <w:t>suspected</w:t>
      </w:r>
      <w:r>
        <w:rPr>
          <w:spacing w:val="-4"/>
        </w:rPr>
        <w:t xml:space="preserve"> </w:t>
      </w:r>
      <w:r>
        <w:t xml:space="preserve">or unsuspected in any way out of, based upon, or relating to your relationship with Sunrun or the </w:t>
      </w:r>
      <w:ins w:id="28" w:author="Franklin T. Dunn" w:date="2026-05-07T14:45:00Z" w16du:dateUtc="2026-05-07T21:45:00Z">
        <w:r w:rsidR="0075102E">
          <w:t>Solar</w:t>
        </w:r>
      </w:ins>
      <w:del w:id="29" w:author="Franklin T. Dunn" w:date="2026-05-07T14:45:00Z" w16du:dateUtc="2026-05-07T21:45:00Z">
        <w:r w:rsidDel="0075102E">
          <w:delText>installat</w:delText>
        </w:r>
      </w:del>
      <w:del w:id="30" w:author="Franklin T. Dunn" w:date="2026-05-07T14:46:00Z" w16du:dateUtc="2026-05-07T21:46:00Z">
        <w:r w:rsidDel="0075102E">
          <w:delText>ion of the</w:delText>
        </w:r>
      </w:del>
      <w:r>
        <w:t xml:space="preserve"> </w:t>
      </w:r>
      <w:ins w:id="31" w:author="Franklin T. Dunn" w:date="2026-05-07T14:46:00Z" w16du:dateUtc="2026-05-07T21:46:00Z">
        <w:r w:rsidR="0075102E">
          <w:t>S</w:t>
        </w:r>
      </w:ins>
      <w:del w:id="32" w:author="Franklin T. Dunn" w:date="2026-05-07T14:46:00Z" w16du:dateUtc="2026-05-07T21:46:00Z">
        <w:r w:rsidDel="0075102E">
          <w:delText>s</w:delText>
        </w:r>
      </w:del>
      <w:r>
        <w:t>ystem on your Property</w:t>
      </w:r>
      <w:ins w:id="33" w:author="Franklin T. Dunn" w:date="2026-05-07T14:17:00Z" w16du:dateUtc="2026-05-07T21:17:00Z">
        <w:r w:rsidR="007012F7">
          <w:t>, solely to the extent arising out of or related to the Damage Claim and Sunrun’s alleged acts or omissions occurring on or before the Effective Date</w:t>
        </w:r>
      </w:ins>
      <w:r>
        <w:t xml:space="preserve"> (hereinafter, “Release”)</w:t>
      </w:r>
      <w:r>
        <w:t>.</w:t>
      </w:r>
      <w:ins w:id="34" w:author="Franklin T. Dunn" w:date="2026-05-07T14:18:00Z" w16du:dateUtc="2026-05-07T21:18:00Z">
        <w:r w:rsidR="007012F7">
          <w:t xml:space="preserve"> Notwithstanding the foregoing, the Release does not apply to, and expressly excludes, any claims arising from or related to: (a) the future performance, failure, malfunction, or degradation of the Solar Facility after the Effective </w:t>
        </w:r>
      </w:ins>
      <w:ins w:id="35" w:author="Franklin T. Dunn" w:date="2026-05-07T14:19:00Z" w16du:dateUtc="2026-05-07T21:19:00Z">
        <w:r w:rsidR="007012F7">
          <w:t xml:space="preserve">Date; (b) any breach of warranty, service obligations, or contractual duty arising after the Effective Date; (c) latent defects or conditions not know to Customer as of </w:t>
        </w:r>
      </w:ins>
      <w:ins w:id="36" w:author="Franklin T. Dunn" w:date="2026-05-07T14:20:00Z" w16du:dateUtc="2026-05-07T21:20:00Z">
        <w:r w:rsidR="007012F7">
          <w:t xml:space="preserve">the Effective Date; and/or (d) </w:t>
        </w:r>
      </w:ins>
      <w:ins w:id="37" w:author="Franklin T. Dunn" w:date="2026-05-07T15:00:00Z" w16du:dateUtc="2026-05-07T22:00:00Z">
        <w:r w:rsidR="00D61F53">
          <w:t>any</w:t>
        </w:r>
      </w:ins>
      <w:ins w:id="38" w:author="Franklin T. Dunn" w:date="2026-05-07T14:20:00Z" w16du:dateUtc="2026-05-07T21:20:00Z">
        <w:r w:rsidR="007012F7">
          <w:t xml:space="preserve"> amounts owed to Customer</w:t>
        </w:r>
      </w:ins>
      <w:ins w:id="39" w:author="Franklin T. Dunn" w:date="2026-05-07T14:56:00Z" w16du:dateUtc="2026-05-07T21:56:00Z">
        <w:r w:rsidR="00D61F53">
          <w:t>, if any,</w:t>
        </w:r>
      </w:ins>
      <w:ins w:id="40" w:author="Franklin T. Dunn" w:date="2026-05-07T14:20:00Z" w16du:dateUtc="2026-05-07T21:20:00Z">
        <w:r w:rsidR="007012F7">
          <w:t xml:space="preserve"> under </w:t>
        </w:r>
      </w:ins>
      <w:ins w:id="41" w:author="Franklin T. Dunn" w:date="2026-05-07T15:01:00Z" w16du:dateUtc="2026-05-07T22:01:00Z">
        <w:r w:rsidR="00D61F53">
          <w:t xml:space="preserve">Section 8 of the </w:t>
        </w:r>
      </w:ins>
      <w:ins w:id="42" w:author="Franklin T. Dunn" w:date="2026-05-07T14:20:00Z" w16du:dateUtc="2026-05-07T21:20:00Z">
        <w:r w:rsidR="007012F7">
          <w:t>2012 Servi</w:t>
        </w:r>
      </w:ins>
      <w:ins w:id="43" w:author="Franklin T. Dunn" w:date="2026-05-07T14:21:00Z" w16du:dateUtc="2026-05-07T21:21:00Z">
        <w:r w:rsidR="007012F7">
          <w:t>ce Agreement</w:t>
        </w:r>
      </w:ins>
      <w:ins w:id="44" w:author="Franklin T. Dunn" w:date="2026-05-07T15:01:00Z" w16du:dateUtc="2026-05-07T22:01:00Z">
        <w:r w:rsidR="00D61F53">
          <w:t xml:space="preserve"> (</w:t>
        </w:r>
      </w:ins>
      <w:ins w:id="45" w:author="Franklin T. Dunn" w:date="2026-05-07T14:51:00Z" w16du:dateUtc="2026-05-07T21:51:00Z">
        <w:r w:rsidR="0075102E">
          <w:t>Guaranteed Output and Refunds</w:t>
        </w:r>
      </w:ins>
      <w:ins w:id="46" w:author="Franklin T. Dunn" w:date="2026-05-07T15:01:00Z" w16du:dateUtc="2026-05-07T22:01:00Z">
        <w:r w:rsidR="00D61F53">
          <w:t>)</w:t>
        </w:r>
      </w:ins>
      <w:ins w:id="47" w:author="Franklin T. Dunn" w:date="2026-05-07T14:51:00Z" w16du:dateUtc="2026-05-07T21:51:00Z">
        <w:r w:rsidR="0075102E">
          <w:t xml:space="preserve">, </w:t>
        </w:r>
      </w:ins>
      <w:ins w:id="48" w:author="Franklin T. Dunn" w:date="2026-05-07T14:52:00Z" w16du:dateUtc="2026-05-07T21:52:00Z">
        <w:r w:rsidR="0075102E">
          <w:t xml:space="preserve">including </w:t>
        </w:r>
      </w:ins>
      <w:ins w:id="49" w:author="Franklin T. Dunn" w:date="2026-05-07T14:56:00Z" w16du:dateUtc="2026-05-07T21:56:00Z">
        <w:r w:rsidR="00D61F53">
          <w:t>but not limited to</w:t>
        </w:r>
      </w:ins>
      <w:ins w:id="50" w:author="Franklin T. Dunn" w:date="2026-05-07T15:01:00Z" w16du:dateUtc="2026-05-07T22:01:00Z">
        <w:r w:rsidR="00D61F53">
          <w:t xml:space="preserve">, claims related to the </w:t>
        </w:r>
      </w:ins>
      <w:ins w:id="51" w:author="Franklin T. Dunn" w:date="2026-05-07T14:56:00Z" w16du:dateUtc="2026-05-07T21:56:00Z">
        <w:r w:rsidR="00D61F53">
          <w:t>calculation of Actual Output</w:t>
        </w:r>
      </w:ins>
      <w:ins w:id="52" w:author="Franklin T. Dunn" w:date="2026-05-07T14:57:00Z" w16du:dateUtc="2026-05-07T21:57:00Z">
        <w:r w:rsidR="00D61F53">
          <w:t xml:space="preserve"> (for the avoidance of doubt, Actual Output</w:t>
        </w:r>
      </w:ins>
      <w:ins w:id="53" w:author="Franklin T. Dunn" w:date="2026-05-07T14:58:00Z" w16du:dateUtc="2026-05-07T21:58:00Z">
        <w:r w:rsidR="00D61F53">
          <w:t xml:space="preserve"> </w:t>
        </w:r>
      </w:ins>
      <w:ins w:id="54" w:author="Franklin T. Dunn" w:date="2026-05-07T15:02:00Z" w16du:dateUtc="2026-05-07T22:02:00Z">
        <w:r w:rsidR="00D61F53">
          <w:t>shall</w:t>
        </w:r>
      </w:ins>
      <w:ins w:id="55" w:author="Franklin T. Dunn" w:date="2026-05-07T14:58:00Z" w16du:dateUtc="2026-05-07T21:58:00Z">
        <w:r w:rsidR="00D61F53">
          <w:t xml:space="preserve"> be calculated u</w:t>
        </w:r>
      </w:ins>
      <w:ins w:id="56" w:author="Franklin T. Dunn" w:date="2026-05-07T15:02:00Z" w16du:dateUtc="2026-05-07T22:02:00Z">
        <w:r w:rsidR="00D61F53">
          <w:t>sing</w:t>
        </w:r>
      </w:ins>
      <w:ins w:id="57" w:author="Franklin T. Dunn" w:date="2026-05-07T14:58:00Z" w16du:dateUtc="2026-05-07T21:58:00Z">
        <w:r w:rsidR="00D61F53">
          <w:t xml:space="preserve"> the actual </w:t>
        </w:r>
      </w:ins>
      <w:ins w:id="58" w:author="Franklin T. Dunn" w:date="2026-05-07T15:02:00Z" w16du:dateUtc="2026-05-07T22:02:00Z">
        <w:r w:rsidR="00D61F53">
          <w:t xml:space="preserve">energy produced during the </w:t>
        </w:r>
      </w:ins>
      <w:ins w:id="59" w:author="Franklin T. Dunn" w:date="2026-05-07T14:58:00Z" w16du:dateUtc="2026-05-07T21:58:00Z">
        <w:r w:rsidR="00D61F53">
          <w:t>Damage Claim period)</w:t>
        </w:r>
      </w:ins>
      <w:ins w:id="60" w:author="Franklin T. Dunn" w:date="2026-05-07T14:20:00Z" w16du:dateUtc="2026-05-07T21:20:00Z">
        <w:r w:rsidR="007012F7">
          <w:t>.</w:t>
        </w:r>
      </w:ins>
      <w:r>
        <w:rPr>
          <w:spacing w:val="40"/>
        </w:rPr>
        <w:t xml:space="preserve"> </w:t>
      </w:r>
      <w:del w:id="61" w:author="Franklin T. Dunn" w:date="2026-05-07T14:21:00Z" w16du:dateUtc="2026-05-07T21:21:00Z">
        <w:r w:rsidDel="007012F7">
          <w:delText xml:space="preserve">Customer, moreover, agrees to indemnify, defend and hold harmless the Released Parties in any separate action arising out of or related to the Damage Claim. </w:delText>
        </w:r>
      </w:del>
      <w:r>
        <w:t>In addition, this general Release is separately bargained for and an essential part of this Settlement Agreement. Customer hereby covenants not to sue the other Parties concerning any matter released, including, if relevant, the Damage Claim.</w:t>
      </w:r>
    </w:p>
    <w:p w14:paraId="0EAD4F2B" w14:textId="7BEFFDC4" w:rsidR="00CC7C35" w:rsidRDefault="005C49C0">
      <w:pPr>
        <w:pStyle w:val="ListParagraph"/>
        <w:numPr>
          <w:ilvl w:val="1"/>
          <w:numId w:val="1"/>
        </w:numPr>
        <w:tabs>
          <w:tab w:val="left" w:pos="2880"/>
        </w:tabs>
        <w:spacing w:before="8" w:line="369" w:lineRule="auto"/>
        <w:ind w:right="1558"/>
      </w:pPr>
      <w:r>
        <w:rPr>
          <w:b/>
        </w:rPr>
        <w:t>Section</w:t>
      </w:r>
      <w:r>
        <w:rPr>
          <w:b/>
          <w:spacing w:val="-6"/>
        </w:rPr>
        <w:t xml:space="preserve"> </w:t>
      </w:r>
      <w:r>
        <w:rPr>
          <w:b/>
        </w:rPr>
        <w:t>1542</w:t>
      </w:r>
      <w:r>
        <w:rPr>
          <w:b/>
          <w:spacing w:val="-6"/>
        </w:rPr>
        <w:t xml:space="preserve"> </w:t>
      </w:r>
      <w:r>
        <w:rPr>
          <w:b/>
        </w:rPr>
        <w:t>Waiver</w:t>
      </w:r>
      <w:r>
        <w:t>.</w:t>
      </w:r>
      <w:r>
        <w:rPr>
          <w:spacing w:val="-6"/>
        </w:rPr>
        <w:t xml:space="preserve"> </w:t>
      </w:r>
      <w:r>
        <w:t>To</w:t>
      </w:r>
      <w:r>
        <w:rPr>
          <w:spacing w:val="-6"/>
        </w:rPr>
        <w:t xml:space="preserve"> </w:t>
      </w:r>
      <w:r>
        <w:t>the</w:t>
      </w:r>
      <w:r>
        <w:rPr>
          <w:spacing w:val="-6"/>
        </w:rPr>
        <w:t xml:space="preserve"> </w:t>
      </w:r>
      <w:r>
        <w:t>extent</w:t>
      </w:r>
      <w:r>
        <w:rPr>
          <w:spacing w:val="-6"/>
        </w:rPr>
        <w:t xml:space="preserve"> </w:t>
      </w:r>
      <w:r>
        <w:t>that</w:t>
      </w:r>
      <w:r>
        <w:rPr>
          <w:spacing w:val="-6"/>
        </w:rPr>
        <w:t xml:space="preserve"> </w:t>
      </w:r>
      <w:r>
        <w:t>Customer</w:t>
      </w:r>
      <w:r>
        <w:rPr>
          <w:spacing w:val="-6"/>
        </w:rPr>
        <w:t xml:space="preserve"> </w:t>
      </w:r>
      <w:r>
        <w:t>is</w:t>
      </w:r>
      <w:r>
        <w:rPr>
          <w:spacing w:val="-6"/>
        </w:rPr>
        <w:t xml:space="preserve"> </w:t>
      </w:r>
      <w:r>
        <w:t>waiving</w:t>
      </w:r>
      <w:r>
        <w:rPr>
          <w:spacing w:val="-6"/>
        </w:rPr>
        <w:t xml:space="preserve"> </w:t>
      </w:r>
      <w:r>
        <w:t>“unknown”</w:t>
      </w:r>
      <w:r>
        <w:rPr>
          <w:spacing w:val="-6"/>
        </w:rPr>
        <w:t xml:space="preserve"> </w:t>
      </w:r>
      <w:r>
        <w:t>claims</w:t>
      </w:r>
      <w:r>
        <w:rPr>
          <w:spacing w:val="-6"/>
        </w:rPr>
        <w:t xml:space="preserve"> </w:t>
      </w:r>
      <w:r>
        <w:t>as</w:t>
      </w:r>
      <w:r>
        <w:rPr>
          <w:spacing w:val="-6"/>
        </w:rPr>
        <w:t xml:space="preserve"> </w:t>
      </w:r>
      <w:r>
        <w:t>well as known claims in Section 5.1, Customer expressly waives any protection</w:t>
      </w:r>
      <w:ins w:id="62" w:author="Franklin T. Dunn" w:date="2026-05-07T14:23:00Z" w16du:dateUtc="2026-05-07T21:23:00Z">
        <w:r w:rsidR="00207B72">
          <w:t>,</w:t>
        </w:r>
      </w:ins>
      <w:r>
        <w:t xml:space="preserve"> </w:t>
      </w:r>
      <w:ins w:id="63" w:author="Franklin T. Dunn" w:date="2026-05-07T14:22:00Z" w16du:dateUtc="2026-05-07T21:22:00Z">
        <w:r w:rsidR="00207B72">
          <w:t xml:space="preserve">solely with </w:t>
        </w:r>
        <w:r w:rsidR="00207B72">
          <w:lastRenderedPageBreak/>
          <w:t xml:space="preserve">respect to the claims released </w:t>
        </w:r>
      </w:ins>
      <w:ins w:id="64" w:author="Franklin T. Dunn" w:date="2026-05-07T14:23:00Z" w16du:dateUtc="2026-05-07T21:23:00Z">
        <w:r w:rsidR="00207B72">
          <w:t xml:space="preserve">pursuant to Section 5.1 related to the Damage Claim, </w:t>
        </w:r>
      </w:ins>
      <w:r>
        <w:t>against such waivers provided by Section 1542 of the California Civil Code which provides:</w:t>
      </w:r>
    </w:p>
    <w:p w14:paraId="0EAD4F2C" w14:textId="77777777" w:rsidR="00CC7C35" w:rsidRDefault="005C49C0">
      <w:pPr>
        <w:spacing w:before="242" w:line="369" w:lineRule="auto"/>
        <w:ind w:left="2880" w:right="1504"/>
        <w:rPr>
          <w:b/>
        </w:rPr>
      </w:pPr>
      <w:r>
        <w:rPr>
          <w:b/>
        </w:rPr>
        <w:t>A GENERAL RELEASE DOES NOT EXTEND TO CLAIMS THAT THE CREDITOR</w:t>
      </w:r>
      <w:r>
        <w:rPr>
          <w:b/>
          <w:spacing w:val="-9"/>
        </w:rPr>
        <w:t xml:space="preserve"> </w:t>
      </w:r>
      <w:r>
        <w:rPr>
          <w:b/>
        </w:rPr>
        <w:t>OR</w:t>
      </w:r>
      <w:r>
        <w:rPr>
          <w:b/>
          <w:spacing w:val="-9"/>
        </w:rPr>
        <w:t xml:space="preserve"> </w:t>
      </w:r>
      <w:r>
        <w:rPr>
          <w:b/>
        </w:rPr>
        <w:t>RELEASING</w:t>
      </w:r>
      <w:r>
        <w:rPr>
          <w:b/>
          <w:spacing w:val="-9"/>
        </w:rPr>
        <w:t xml:space="preserve"> </w:t>
      </w:r>
      <w:r>
        <w:rPr>
          <w:b/>
        </w:rPr>
        <w:t>PARTY</w:t>
      </w:r>
      <w:r>
        <w:rPr>
          <w:b/>
          <w:spacing w:val="-9"/>
        </w:rPr>
        <w:t xml:space="preserve"> </w:t>
      </w:r>
      <w:r>
        <w:rPr>
          <w:b/>
        </w:rPr>
        <w:t>DOES</w:t>
      </w:r>
      <w:r>
        <w:rPr>
          <w:b/>
          <w:spacing w:val="-9"/>
        </w:rPr>
        <w:t xml:space="preserve"> </w:t>
      </w:r>
      <w:r>
        <w:rPr>
          <w:b/>
        </w:rPr>
        <w:t>NOT</w:t>
      </w:r>
      <w:r>
        <w:rPr>
          <w:b/>
          <w:spacing w:val="-9"/>
        </w:rPr>
        <w:t xml:space="preserve"> </w:t>
      </w:r>
      <w:r>
        <w:rPr>
          <w:b/>
        </w:rPr>
        <w:t>KNOW</w:t>
      </w:r>
      <w:r>
        <w:rPr>
          <w:b/>
          <w:spacing w:val="-9"/>
        </w:rPr>
        <w:t xml:space="preserve"> </w:t>
      </w:r>
      <w:r>
        <w:rPr>
          <w:b/>
        </w:rPr>
        <w:t>OR</w:t>
      </w:r>
      <w:r>
        <w:rPr>
          <w:b/>
          <w:spacing w:val="-9"/>
        </w:rPr>
        <w:t xml:space="preserve"> </w:t>
      </w:r>
      <w:r>
        <w:rPr>
          <w:b/>
        </w:rPr>
        <w:t>SUSPECT</w:t>
      </w:r>
      <w:r>
        <w:rPr>
          <w:b/>
          <w:spacing w:val="-9"/>
        </w:rPr>
        <w:t xml:space="preserve"> </w:t>
      </w:r>
      <w:r>
        <w:rPr>
          <w:b/>
        </w:rPr>
        <w:t>TO EXIST IN HIS OR HER FAVOR AT THE TIME OF EXECUTING THE RELEASE AND THAT, IF KNOWN BY HIM OR HER, WOULD HAVE</w:t>
      </w:r>
    </w:p>
    <w:p w14:paraId="0EAD4F2D" w14:textId="77777777" w:rsidR="00CC7C35" w:rsidRDefault="00CC7C35">
      <w:pPr>
        <w:spacing w:line="369" w:lineRule="auto"/>
        <w:rPr>
          <w:b/>
        </w:rPr>
        <w:sectPr w:rsidR="00CC7C35">
          <w:pgSz w:w="12240" w:h="15840"/>
          <w:pgMar w:top="1380" w:right="0" w:bottom="960" w:left="0" w:header="0" w:footer="776" w:gutter="0"/>
          <w:cols w:space="720"/>
        </w:sectPr>
      </w:pPr>
    </w:p>
    <w:p w14:paraId="0EAD4F2E" w14:textId="77777777" w:rsidR="00CC7C35" w:rsidRDefault="005C49C0">
      <w:pPr>
        <w:spacing w:before="66" w:line="369" w:lineRule="auto"/>
        <w:ind w:left="2880" w:right="1504"/>
        <w:rPr>
          <w:b/>
        </w:rPr>
      </w:pPr>
      <w:r>
        <w:rPr>
          <w:b/>
        </w:rPr>
        <w:lastRenderedPageBreak/>
        <w:t>MATERIALLY</w:t>
      </w:r>
      <w:r>
        <w:rPr>
          <w:b/>
          <w:spacing w:val="-11"/>
        </w:rPr>
        <w:t xml:space="preserve"> </w:t>
      </w:r>
      <w:r>
        <w:rPr>
          <w:b/>
        </w:rPr>
        <w:t>AFFECTED</w:t>
      </w:r>
      <w:r>
        <w:rPr>
          <w:b/>
          <w:spacing w:val="-11"/>
        </w:rPr>
        <w:t xml:space="preserve"> </w:t>
      </w:r>
      <w:r>
        <w:rPr>
          <w:b/>
        </w:rPr>
        <w:t>HIS</w:t>
      </w:r>
      <w:r>
        <w:rPr>
          <w:b/>
          <w:spacing w:val="-11"/>
        </w:rPr>
        <w:t xml:space="preserve"> </w:t>
      </w:r>
      <w:r>
        <w:rPr>
          <w:b/>
        </w:rPr>
        <w:t>OR</w:t>
      </w:r>
      <w:r>
        <w:rPr>
          <w:b/>
          <w:spacing w:val="-11"/>
        </w:rPr>
        <w:t xml:space="preserve"> </w:t>
      </w:r>
      <w:r>
        <w:rPr>
          <w:b/>
        </w:rPr>
        <w:t>HER</w:t>
      </w:r>
      <w:r>
        <w:rPr>
          <w:b/>
          <w:spacing w:val="-11"/>
        </w:rPr>
        <w:t xml:space="preserve"> </w:t>
      </w:r>
      <w:r>
        <w:rPr>
          <w:b/>
        </w:rPr>
        <w:t>SETTLEMENT</w:t>
      </w:r>
      <w:r>
        <w:rPr>
          <w:b/>
          <w:spacing w:val="-11"/>
        </w:rPr>
        <w:t xml:space="preserve"> </w:t>
      </w:r>
      <w:r>
        <w:rPr>
          <w:b/>
        </w:rPr>
        <w:t>WITH</w:t>
      </w:r>
      <w:r>
        <w:rPr>
          <w:b/>
          <w:spacing w:val="-11"/>
        </w:rPr>
        <w:t xml:space="preserve"> </w:t>
      </w:r>
      <w:r>
        <w:rPr>
          <w:b/>
        </w:rPr>
        <w:t>THE</w:t>
      </w:r>
      <w:r>
        <w:rPr>
          <w:b/>
          <w:spacing w:val="-11"/>
        </w:rPr>
        <w:t xml:space="preserve"> </w:t>
      </w:r>
      <w:r>
        <w:rPr>
          <w:b/>
        </w:rPr>
        <w:t>DEBTOR OR RELEASED PARTY.</w:t>
      </w:r>
    </w:p>
    <w:p w14:paraId="0EAD4F2F" w14:textId="77777777" w:rsidR="00CC7C35" w:rsidRDefault="005C49C0">
      <w:pPr>
        <w:pStyle w:val="ListParagraph"/>
        <w:numPr>
          <w:ilvl w:val="0"/>
          <w:numId w:val="1"/>
        </w:numPr>
        <w:tabs>
          <w:tab w:val="left" w:pos="2159"/>
        </w:tabs>
        <w:spacing w:before="240"/>
        <w:ind w:left="2159" w:hanging="524"/>
        <w:jc w:val="left"/>
        <w:rPr>
          <w:b/>
        </w:rPr>
      </w:pPr>
      <w:r>
        <w:rPr>
          <w:b/>
          <w:u w:val="single"/>
        </w:rPr>
        <w:t>DISCLAIMER</w:t>
      </w:r>
      <w:r>
        <w:rPr>
          <w:b/>
          <w:spacing w:val="-6"/>
          <w:u w:val="single"/>
        </w:rPr>
        <w:t xml:space="preserve"> </w:t>
      </w:r>
      <w:r>
        <w:rPr>
          <w:b/>
          <w:u w:val="single"/>
        </w:rPr>
        <w:t>OF</w:t>
      </w:r>
      <w:r>
        <w:rPr>
          <w:b/>
          <w:spacing w:val="-6"/>
          <w:u w:val="single"/>
        </w:rPr>
        <w:t xml:space="preserve"> </w:t>
      </w:r>
      <w:r>
        <w:rPr>
          <w:b/>
          <w:spacing w:val="-2"/>
          <w:u w:val="single"/>
        </w:rPr>
        <w:t>LIABILITY</w:t>
      </w:r>
    </w:p>
    <w:p w14:paraId="0EAD4F30" w14:textId="77777777" w:rsidR="00CC7C35" w:rsidRDefault="00CC7C35">
      <w:pPr>
        <w:pStyle w:val="BodyText"/>
        <w:spacing w:before="124"/>
        <w:rPr>
          <w:b/>
        </w:rPr>
      </w:pPr>
    </w:p>
    <w:p w14:paraId="0EAD4F31" w14:textId="77777777" w:rsidR="00CC7C35" w:rsidRDefault="005C49C0">
      <w:pPr>
        <w:pStyle w:val="BodyText"/>
        <w:spacing w:line="369" w:lineRule="auto"/>
        <w:ind w:left="2160" w:right="1504"/>
      </w:pPr>
      <w:r>
        <w:t>This</w:t>
      </w:r>
      <w:r>
        <w:rPr>
          <w:spacing w:val="-2"/>
        </w:rPr>
        <w:t xml:space="preserve"> </w:t>
      </w:r>
      <w:r>
        <w:t>Settlement</w:t>
      </w:r>
      <w:r>
        <w:rPr>
          <w:spacing w:val="-2"/>
        </w:rPr>
        <w:t xml:space="preserve"> </w:t>
      </w:r>
      <w:r>
        <w:t>Agreement</w:t>
      </w:r>
      <w:r>
        <w:rPr>
          <w:spacing w:val="-2"/>
        </w:rPr>
        <w:t xml:space="preserve"> </w:t>
      </w:r>
      <w:r>
        <w:t>shall</w:t>
      </w:r>
      <w:r>
        <w:rPr>
          <w:spacing w:val="-2"/>
        </w:rPr>
        <w:t xml:space="preserve"> </w:t>
      </w:r>
      <w:r>
        <w:t>not</w:t>
      </w:r>
      <w:r>
        <w:rPr>
          <w:spacing w:val="-2"/>
        </w:rPr>
        <w:t xml:space="preserve"> </w:t>
      </w:r>
      <w:r>
        <w:t>be</w:t>
      </w:r>
      <w:r>
        <w:rPr>
          <w:spacing w:val="-2"/>
        </w:rPr>
        <w:t xml:space="preserve"> </w:t>
      </w:r>
      <w:r>
        <w:t>considered</w:t>
      </w:r>
      <w:r>
        <w:rPr>
          <w:spacing w:val="-2"/>
        </w:rPr>
        <w:t xml:space="preserve"> </w:t>
      </w:r>
      <w:r>
        <w:t>an</w:t>
      </w:r>
      <w:r>
        <w:rPr>
          <w:spacing w:val="-2"/>
        </w:rPr>
        <w:t xml:space="preserve"> </w:t>
      </w:r>
      <w:r>
        <w:t>admission</w:t>
      </w:r>
      <w:r>
        <w:rPr>
          <w:spacing w:val="-2"/>
        </w:rPr>
        <w:t xml:space="preserve"> </w:t>
      </w:r>
      <w:r>
        <w:t>of</w:t>
      </w:r>
      <w:r>
        <w:rPr>
          <w:spacing w:val="-2"/>
        </w:rPr>
        <w:t xml:space="preserve"> </w:t>
      </w:r>
      <w:r>
        <w:t>liability</w:t>
      </w:r>
      <w:r>
        <w:rPr>
          <w:spacing w:val="-2"/>
        </w:rPr>
        <w:t xml:space="preserve"> </w:t>
      </w:r>
      <w:r>
        <w:t>and/or</w:t>
      </w:r>
      <w:r>
        <w:rPr>
          <w:spacing w:val="-2"/>
        </w:rPr>
        <w:t xml:space="preserve"> </w:t>
      </w:r>
      <w:r>
        <w:t>responsibility by</w:t>
      </w:r>
      <w:r>
        <w:rPr>
          <w:spacing w:val="-5"/>
        </w:rPr>
        <w:t xml:space="preserve"> </w:t>
      </w:r>
      <w:r>
        <w:t>any</w:t>
      </w:r>
      <w:r>
        <w:rPr>
          <w:spacing w:val="-5"/>
        </w:rPr>
        <w:t xml:space="preserve"> </w:t>
      </w:r>
      <w:r>
        <w:t>Party.</w:t>
      </w:r>
      <w:r>
        <w:rPr>
          <w:spacing w:val="-5"/>
        </w:rPr>
        <w:t xml:space="preserve"> </w:t>
      </w:r>
      <w:r>
        <w:t>Sunrun</w:t>
      </w:r>
      <w:r>
        <w:rPr>
          <w:spacing w:val="-5"/>
        </w:rPr>
        <w:t xml:space="preserve"> </w:t>
      </w:r>
      <w:r>
        <w:t>expressly</w:t>
      </w:r>
      <w:r>
        <w:rPr>
          <w:spacing w:val="-5"/>
        </w:rPr>
        <w:t xml:space="preserve"> </w:t>
      </w:r>
      <w:r>
        <w:t>denies</w:t>
      </w:r>
      <w:r>
        <w:rPr>
          <w:spacing w:val="-5"/>
        </w:rPr>
        <w:t xml:space="preserve"> </w:t>
      </w:r>
      <w:r>
        <w:t>liability</w:t>
      </w:r>
      <w:r>
        <w:rPr>
          <w:spacing w:val="-5"/>
        </w:rPr>
        <w:t xml:space="preserve"> </w:t>
      </w:r>
      <w:r>
        <w:t>in</w:t>
      </w:r>
      <w:r>
        <w:rPr>
          <w:spacing w:val="-5"/>
        </w:rPr>
        <w:t xml:space="preserve"> </w:t>
      </w:r>
      <w:r>
        <w:t>connection</w:t>
      </w:r>
      <w:r>
        <w:rPr>
          <w:spacing w:val="-5"/>
        </w:rPr>
        <w:t xml:space="preserve"> </w:t>
      </w:r>
      <w:r>
        <w:t>with</w:t>
      </w:r>
      <w:r>
        <w:rPr>
          <w:spacing w:val="-5"/>
        </w:rPr>
        <w:t xml:space="preserve"> </w:t>
      </w:r>
      <w:r>
        <w:t>the</w:t>
      </w:r>
      <w:r>
        <w:rPr>
          <w:spacing w:val="-5"/>
        </w:rPr>
        <w:t xml:space="preserve"> </w:t>
      </w:r>
      <w:r>
        <w:t>claims</w:t>
      </w:r>
      <w:r>
        <w:rPr>
          <w:spacing w:val="-5"/>
        </w:rPr>
        <w:t xml:space="preserve"> </w:t>
      </w:r>
      <w:r>
        <w:t>Customer</w:t>
      </w:r>
      <w:r>
        <w:rPr>
          <w:spacing w:val="-5"/>
        </w:rPr>
        <w:t xml:space="preserve"> </w:t>
      </w:r>
      <w:r>
        <w:t>has</w:t>
      </w:r>
      <w:r>
        <w:rPr>
          <w:spacing w:val="-5"/>
        </w:rPr>
        <w:t xml:space="preserve"> </w:t>
      </w:r>
      <w:r>
        <w:t>made, including but not limited to the Damage Claim, and this Settlement Agreement and the performances provided hereunder are made and assumed for the compromise and settlement of disputed claims and are not, and shall not be construed to be, an admission of liability, an admission of the truth of any fact, or a declaration against interest on the part of any of the other Released Parties.</w:t>
      </w:r>
    </w:p>
    <w:p w14:paraId="0EAD4F32" w14:textId="77777777" w:rsidR="00CC7C35" w:rsidRDefault="005C49C0">
      <w:pPr>
        <w:pStyle w:val="Heading2"/>
        <w:numPr>
          <w:ilvl w:val="0"/>
          <w:numId w:val="1"/>
        </w:numPr>
        <w:tabs>
          <w:tab w:val="left" w:pos="2159"/>
        </w:tabs>
        <w:spacing w:before="243"/>
        <w:ind w:left="2159" w:hanging="524"/>
        <w:jc w:val="left"/>
        <w:rPr>
          <w:u w:val="none"/>
        </w:rPr>
      </w:pPr>
      <w:r>
        <w:rPr>
          <w:spacing w:val="-4"/>
        </w:rPr>
        <w:t>TAX</w:t>
      </w:r>
      <w:r>
        <w:rPr>
          <w:spacing w:val="-7"/>
        </w:rPr>
        <w:t xml:space="preserve"> </w:t>
      </w:r>
      <w:r>
        <w:rPr>
          <w:spacing w:val="-2"/>
        </w:rPr>
        <w:t>CONSEQUENCES</w:t>
      </w:r>
    </w:p>
    <w:p w14:paraId="0EAD4F33" w14:textId="77777777" w:rsidR="00CC7C35" w:rsidRDefault="00CC7C35">
      <w:pPr>
        <w:pStyle w:val="BodyText"/>
        <w:spacing w:before="124"/>
        <w:rPr>
          <w:b/>
        </w:rPr>
      </w:pPr>
    </w:p>
    <w:p w14:paraId="0EAD4F34" w14:textId="2BD5CAB7" w:rsidR="00CC7C35" w:rsidRDefault="005C49C0">
      <w:pPr>
        <w:pStyle w:val="BodyText"/>
        <w:spacing w:line="369" w:lineRule="auto"/>
        <w:ind w:left="2160" w:right="1504"/>
      </w:pPr>
      <w:r>
        <w:t>Customer acknowledges and agrees that Sunrun may issue one or more 1099 Forms in accordance with federal law related to the settlement payment made by Sunrun to or for the benefit</w:t>
      </w:r>
      <w:r>
        <w:rPr>
          <w:spacing w:val="-2"/>
        </w:rPr>
        <w:t xml:space="preserve"> </w:t>
      </w:r>
      <w:r>
        <w:t>of</w:t>
      </w:r>
      <w:r>
        <w:rPr>
          <w:spacing w:val="-2"/>
        </w:rPr>
        <w:t xml:space="preserve"> </w:t>
      </w:r>
      <w:r>
        <w:t>Customer</w:t>
      </w:r>
      <w:r>
        <w:rPr>
          <w:spacing w:val="-2"/>
        </w:rPr>
        <w:t xml:space="preserve"> </w:t>
      </w:r>
      <w:r>
        <w:t>pursuant</w:t>
      </w:r>
      <w:r>
        <w:rPr>
          <w:spacing w:val="-2"/>
        </w:rPr>
        <w:t xml:space="preserve"> </w:t>
      </w:r>
      <w:r>
        <w:t>to</w:t>
      </w:r>
      <w:r>
        <w:rPr>
          <w:spacing w:val="-2"/>
        </w:rPr>
        <w:t xml:space="preserve"> </w:t>
      </w:r>
      <w:r>
        <w:t>this</w:t>
      </w:r>
      <w:r>
        <w:rPr>
          <w:spacing w:val="-2"/>
        </w:rPr>
        <w:t xml:space="preserve"> </w:t>
      </w:r>
      <w:r>
        <w:t>Settlement</w:t>
      </w:r>
      <w:r>
        <w:rPr>
          <w:spacing w:val="-2"/>
        </w:rPr>
        <w:t xml:space="preserve"> </w:t>
      </w:r>
      <w:r>
        <w:t>Agreement.</w:t>
      </w:r>
      <w:r>
        <w:rPr>
          <w:spacing w:val="40"/>
        </w:rPr>
        <w:t xml:space="preserve"> </w:t>
      </w:r>
      <w:r>
        <w:t>Customer</w:t>
      </w:r>
      <w:r>
        <w:rPr>
          <w:spacing w:val="-2"/>
        </w:rPr>
        <w:t xml:space="preserve"> </w:t>
      </w:r>
      <w:del w:id="65" w:author="Franklin T. Dunn" w:date="2026-05-07T14:41:00Z" w16du:dateUtc="2026-05-07T21:41:00Z">
        <w:r w:rsidDel="004741F1">
          <w:delText>and</w:delText>
        </w:r>
        <w:r w:rsidDel="004741F1">
          <w:rPr>
            <w:spacing w:val="-2"/>
          </w:rPr>
          <w:delText xml:space="preserve"> </w:delText>
        </w:r>
        <w:r w:rsidDel="004741F1">
          <w:delText>Customer’s</w:delText>
        </w:r>
        <w:r w:rsidDel="004741F1">
          <w:rPr>
            <w:spacing w:val="-2"/>
          </w:rPr>
          <w:delText xml:space="preserve"> </w:delText>
        </w:r>
        <w:r w:rsidDel="004741F1">
          <w:delText>counsel</w:delText>
        </w:r>
      </w:del>
      <w:r>
        <w:t xml:space="preserve"> </w:t>
      </w:r>
      <w:ins w:id="66" w:author="Franklin T. Dunn" w:date="2026-05-07T14:41:00Z" w16du:dateUtc="2026-05-07T21:41:00Z">
        <w:r w:rsidR="004741F1">
          <w:t>is</w:t>
        </w:r>
      </w:ins>
      <w:del w:id="67" w:author="Franklin T. Dunn" w:date="2026-05-07T14:41:00Z" w16du:dateUtc="2026-05-07T21:41:00Z">
        <w:r w:rsidDel="004741F1">
          <w:delText>are</w:delText>
        </w:r>
      </w:del>
      <w:r>
        <w:t xml:space="preserve"> solely responsible and agree</w:t>
      </w:r>
      <w:ins w:id="68" w:author="Franklin T. Dunn" w:date="2026-05-07T14:41:00Z" w16du:dateUtc="2026-05-07T21:41:00Z">
        <w:r w:rsidR="004741F1">
          <w:t>s</w:t>
        </w:r>
      </w:ins>
      <w:r>
        <w:t xml:space="preserve"> to release and hold Sunrun harmless for any and all potential and/or</w:t>
      </w:r>
      <w:r>
        <w:rPr>
          <w:spacing w:val="-4"/>
        </w:rPr>
        <w:t xml:space="preserve"> </w:t>
      </w:r>
      <w:r>
        <w:t>actual</w:t>
      </w:r>
      <w:r>
        <w:rPr>
          <w:spacing w:val="-4"/>
        </w:rPr>
        <w:t xml:space="preserve"> </w:t>
      </w:r>
      <w:r>
        <w:t>tax</w:t>
      </w:r>
      <w:r>
        <w:rPr>
          <w:spacing w:val="-4"/>
        </w:rPr>
        <w:t xml:space="preserve"> </w:t>
      </w:r>
      <w:r>
        <w:t>consequences</w:t>
      </w:r>
      <w:r>
        <w:rPr>
          <w:spacing w:val="-4"/>
        </w:rPr>
        <w:t xml:space="preserve"> </w:t>
      </w:r>
      <w:r>
        <w:t>that</w:t>
      </w:r>
      <w:r>
        <w:rPr>
          <w:spacing w:val="-4"/>
        </w:rPr>
        <w:t xml:space="preserve"> </w:t>
      </w:r>
      <w:r>
        <w:t>result</w:t>
      </w:r>
      <w:r>
        <w:rPr>
          <w:spacing w:val="-4"/>
        </w:rPr>
        <w:t xml:space="preserve"> </w:t>
      </w:r>
      <w:r>
        <w:t>from</w:t>
      </w:r>
      <w:r>
        <w:rPr>
          <w:spacing w:val="-4"/>
        </w:rPr>
        <w:t xml:space="preserve"> </w:t>
      </w:r>
      <w:r>
        <w:t>this</w:t>
      </w:r>
      <w:r>
        <w:rPr>
          <w:spacing w:val="-4"/>
        </w:rPr>
        <w:t xml:space="preserve"> </w:t>
      </w:r>
      <w:r>
        <w:t>Settlement</w:t>
      </w:r>
      <w:r>
        <w:rPr>
          <w:spacing w:val="-4"/>
        </w:rPr>
        <w:t xml:space="preserve"> </w:t>
      </w:r>
      <w:r>
        <w:t>Agreement.</w:t>
      </w:r>
      <w:r>
        <w:rPr>
          <w:spacing w:val="40"/>
        </w:rPr>
        <w:t xml:space="preserve"> </w:t>
      </w:r>
      <w:r>
        <w:t>Sunrun</w:t>
      </w:r>
      <w:r>
        <w:rPr>
          <w:spacing w:val="-4"/>
        </w:rPr>
        <w:t xml:space="preserve"> </w:t>
      </w:r>
      <w:r>
        <w:t>shall</w:t>
      </w:r>
      <w:r>
        <w:rPr>
          <w:spacing w:val="-4"/>
        </w:rPr>
        <w:t xml:space="preserve"> </w:t>
      </w:r>
      <w:r>
        <w:t>not</w:t>
      </w:r>
      <w:r>
        <w:rPr>
          <w:spacing w:val="-4"/>
        </w:rPr>
        <w:t xml:space="preserve"> </w:t>
      </w:r>
      <w:r>
        <w:t>be responsible for any tax implications, personal or otherwise, of the settlement with respect to Customer</w:t>
      </w:r>
      <w:del w:id="69" w:author="Franklin T. Dunn" w:date="2026-05-07T14:41:00Z" w16du:dateUtc="2026-05-07T21:41:00Z">
        <w:r w:rsidDel="004741F1">
          <w:delText xml:space="preserve"> and/or Customer’s counsel</w:delText>
        </w:r>
      </w:del>
      <w:r>
        <w:t>.</w:t>
      </w:r>
    </w:p>
    <w:p w14:paraId="0EAD4F35" w14:textId="77777777" w:rsidR="00CC7C35" w:rsidRDefault="005C49C0">
      <w:pPr>
        <w:pStyle w:val="Heading2"/>
        <w:numPr>
          <w:ilvl w:val="0"/>
          <w:numId w:val="1"/>
        </w:numPr>
        <w:tabs>
          <w:tab w:val="left" w:pos="2194"/>
        </w:tabs>
        <w:spacing w:before="243"/>
        <w:ind w:left="2194" w:hanging="559"/>
        <w:jc w:val="left"/>
        <w:rPr>
          <w:u w:val="none"/>
        </w:rPr>
      </w:pPr>
      <w:r>
        <w:t>GOVERNING</w:t>
      </w:r>
      <w:r>
        <w:rPr>
          <w:spacing w:val="-9"/>
        </w:rPr>
        <w:t xml:space="preserve"> </w:t>
      </w:r>
      <w:r>
        <w:rPr>
          <w:spacing w:val="-5"/>
        </w:rPr>
        <w:t>LAW</w:t>
      </w:r>
    </w:p>
    <w:p w14:paraId="0EAD4F36" w14:textId="77777777" w:rsidR="00CC7C35" w:rsidRDefault="00CC7C35">
      <w:pPr>
        <w:pStyle w:val="BodyText"/>
        <w:spacing w:before="124"/>
        <w:rPr>
          <w:b/>
        </w:rPr>
      </w:pPr>
    </w:p>
    <w:p w14:paraId="0EAD4F37" w14:textId="77777777" w:rsidR="00CC7C35" w:rsidRDefault="005C49C0">
      <w:pPr>
        <w:pStyle w:val="BodyText"/>
        <w:spacing w:line="369" w:lineRule="auto"/>
        <w:ind w:left="2160" w:right="1504"/>
      </w:pPr>
      <w:r>
        <w:t>This</w:t>
      </w:r>
      <w:r>
        <w:rPr>
          <w:spacing w:val="-4"/>
        </w:rPr>
        <w:t xml:space="preserve"> </w:t>
      </w:r>
      <w:r>
        <w:t>Settlement</w:t>
      </w:r>
      <w:r>
        <w:rPr>
          <w:spacing w:val="-4"/>
        </w:rPr>
        <w:t xml:space="preserve"> </w:t>
      </w:r>
      <w:r>
        <w:t>Agreement</w:t>
      </w:r>
      <w:r>
        <w:rPr>
          <w:spacing w:val="-4"/>
        </w:rPr>
        <w:t xml:space="preserve"> </w:t>
      </w:r>
      <w:r>
        <w:t>shall</w:t>
      </w:r>
      <w:r>
        <w:rPr>
          <w:spacing w:val="-4"/>
        </w:rPr>
        <w:t xml:space="preserve"> </w:t>
      </w:r>
      <w:r>
        <w:t>be</w:t>
      </w:r>
      <w:r>
        <w:rPr>
          <w:spacing w:val="-4"/>
        </w:rPr>
        <w:t xml:space="preserve"> </w:t>
      </w:r>
      <w:r>
        <w:t>enforced</w:t>
      </w:r>
      <w:r>
        <w:rPr>
          <w:spacing w:val="-4"/>
        </w:rPr>
        <w:t xml:space="preserve"> </w:t>
      </w:r>
      <w:r>
        <w:t>and</w:t>
      </w:r>
      <w:r>
        <w:rPr>
          <w:spacing w:val="-4"/>
        </w:rPr>
        <w:t xml:space="preserve"> </w:t>
      </w:r>
      <w:r>
        <w:t>construed</w:t>
      </w:r>
      <w:r>
        <w:rPr>
          <w:spacing w:val="40"/>
        </w:rPr>
        <w:t xml:space="preserve"> </w:t>
      </w:r>
      <w:r>
        <w:t>in</w:t>
      </w:r>
      <w:r>
        <w:rPr>
          <w:spacing w:val="-4"/>
        </w:rPr>
        <w:t xml:space="preserve"> </w:t>
      </w:r>
      <w:r>
        <w:t>accordance</w:t>
      </w:r>
      <w:r>
        <w:rPr>
          <w:spacing w:val="-4"/>
        </w:rPr>
        <w:t xml:space="preserve"> </w:t>
      </w:r>
      <w:r>
        <w:t>with</w:t>
      </w:r>
      <w:r>
        <w:rPr>
          <w:spacing w:val="-4"/>
        </w:rPr>
        <w:t xml:space="preserve"> </w:t>
      </w:r>
      <w:r>
        <w:t>and</w:t>
      </w:r>
      <w:r>
        <w:rPr>
          <w:spacing w:val="-4"/>
        </w:rPr>
        <w:t xml:space="preserve"> </w:t>
      </w:r>
      <w:r>
        <w:t>governed</w:t>
      </w:r>
      <w:r>
        <w:rPr>
          <w:spacing w:val="-4"/>
        </w:rPr>
        <w:t xml:space="preserve"> </w:t>
      </w:r>
      <w:r>
        <w:t>by the laws of the State in which the Property is located, without regard to conflicts of laws principles thereof.</w:t>
      </w:r>
    </w:p>
    <w:p w14:paraId="0EAD4F38" w14:textId="77777777" w:rsidR="00CC7C35" w:rsidRDefault="005C49C0">
      <w:pPr>
        <w:pStyle w:val="BodyText"/>
        <w:spacing w:before="241" w:line="369" w:lineRule="auto"/>
        <w:ind w:left="2160" w:right="1504"/>
      </w:pPr>
      <w:r>
        <w:t>The parties acknowledge that this Settlement Agreement evidences a transaction involving interstate</w:t>
      </w:r>
      <w:r>
        <w:rPr>
          <w:spacing w:val="-4"/>
        </w:rPr>
        <w:t xml:space="preserve"> </w:t>
      </w:r>
      <w:r>
        <w:t>commerce.</w:t>
      </w:r>
      <w:r>
        <w:rPr>
          <w:spacing w:val="40"/>
        </w:rPr>
        <w:t xml:space="preserve"> </w:t>
      </w:r>
      <w:r>
        <w:t>Notwithstanding</w:t>
      </w:r>
      <w:r>
        <w:rPr>
          <w:spacing w:val="-4"/>
        </w:rPr>
        <w:t xml:space="preserve"> </w:t>
      </w:r>
      <w:r>
        <w:t>the</w:t>
      </w:r>
      <w:r>
        <w:rPr>
          <w:spacing w:val="-4"/>
        </w:rPr>
        <w:t xml:space="preserve"> </w:t>
      </w:r>
      <w:r>
        <w:t>provision</w:t>
      </w:r>
      <w:r>
        <w:rPr>
          <w:spacing w:val="-4"/>
        </w:rPr>
        <w:t xml:space="preserve"> </w:t>
      </w:r>
      <w:r>
        <w:t>in</w:t>
      </w:r>
      <w:r>
        <w:rPr>
          <w:spacing w:val="-4"/>
        </w:rPr>
        <w:t xml:space="preserve"> </w:t>
      </w:r>
      <w:r>
        <w:t>the</w:t>
      </w:r>
      <w:r>
        <w:rPr>
          <w:spacing w:val="-4"/>
        </w:rPr>
        <w:t xml:space="preserve"> </w:t>
      </w:r>
      <w:r>
        <w:t>preceding</w:t>
      </w:r>
      <w:r>
        <w:rPr>
          <w:spacing w:val="-4"/>
        </w:rPr>
        <w:t xml:space="preserve"> </w:t>
      </w:r>
      <w:r>
        <w:t>paragraph</w:t>
      </w:r>
      <w:r>
        <w:rPr>
          <w:spacing w:val="-4"/>
        </w:rPr>
        <w:t xml:space="preserve"> </w:t>
      </w:r>
      <w:r>
        <w:t>with</w:t>
      </w:r>
      <w:r>
        <w:rPr>
          <w:spacing w:val="-4"/>
        </w:rPr>
        <w:t xml:space="preserve"> </w:t>
      </w:r>
      <w:r>
        <w:t>respect</w:t>
      </w:r>
      <w:r>
        <w:rPr>
          <w:spacing w:val="-4"/>
        </w:rPr>
        <w:t xml:space="preserve"> </w:t>
      </w:r>
      <w:r>
        <w:t>to applicable substantive law, any arbitration conducted pursuant to the terms of this Settlement Agreement shall be governed by the Federal Arbitration Act (9 U.S.C. §§ 1-16).</w:t>
      </w:r>
    </w:p>
    <w:p w14:paraId="0EAD4F39" w14:textId="77777777" w:rsidR="00CC7C35" w:rsidRDefault="005C49C0">
      <w:pPr>
        <w:pStyle w:val="Heading2"/>
        <w:numPr>
          <w:ilvl w:val="0"/>
          <w:numId w:val="1"/>
        </w:numPr>
        <w:tabs>
          <w:tab w:val="left" w:pos="2159"/>
        </w:tabs>
        <w:spacing w:before="242"/>
        <w:ind w:left="2159" w:hanging="524"/>
        <w:jc w:val="left"/>
        <w:rPr>
          <w:u w:val="none"/>
        </w:rPr>
      </w:pPr>
      <w:r>
        <w:rPr>
          <w:spacing w:val="-2"/>
        </w:rPr>
        <w:t>SUCCESSORS/BINDING</w:t>
      </w:r>
      <w:r>
        <w:rPr>
          <w:spacing w:val="18"/>
        </w:rPr>
        <w:t xml:space="preserve"> </w:t>
      </w:r>
      <w:r>
        <w:rPr>
          <w:spacing w:val="-2"/>
        </w:rPr>
        <w:t>EFFECT</w:t>
      </w:r>
    </w:p>
    <w:p w14:paraId="0EAD4F3A" w14:textId="77777777" w:rsidR="00CC7C35" w:rsidRDefault="00CC7C35">
      <w:pPr>
        <w:pStyle w:val="Heading2"/>
        <w:sectPr w:rsidR="00CC7C35">
          <w:pgSz w:w="12240" w:h="15840"/>
          <w:pgMar w:top="1380" w:right="0" w:bottom="960" w:left="0" w:header="0" w:footer="776" w:gutter="0"/>
          <w:cols w:space="720"/>
        </w:sectPr>
      </w:pPr>
    </w:p>
    <w:p w14:paraId="0EAD4F3B" w14:textId="77777777" w:rsidR="00CC7C35" w:rsidRDefault="005C49C0">
      <w:pPr>
        <w:pStyle w:val="BodyText"/>
        <w:spacing w:before="66" w:line="369" w:lineRule="auto"/>
        <w:ind w:left="2160" w:right="1504"/>
      </w:pPr>
      <w:r>
        <w:lastRenderedPageBreak/>
        <w:t>This</w:t>
      </w:r>
      <w:r>
        <w:rPr>
          <w:spacing w:val="-3"/>
        </w:rPr>
        <w:t xml:space="preserve"> </w:t>
      </w:r>
      <w:r>
        <w:t>Settlement</w:t>
      </w:r>
      <w:r>
        <w:rPr>
          <w:spacing w:val="-3"/>
        </w:rPr>
        <w:t xml:space="preserve"> </w:t>
      </w:r>
      <w:r>
        <w:t>Agreement</w:t>
      </w:r>
      <w:r>
        <w:rPr>
          <w:spacing w:val="-3"/>
        </w:rPr>
        <w:t xml:space="preserve"> </w:t>
      </w:r>
      <w:r>
        <w:t>shall</w:t>
      </w:r>
      <w:r>
        <w:rPr>
          <w:spacing w:val="-3"/>
        </w:rPr>
        <w:t xml:space="preserve"> </w:t>
      </w:r>
      <w:r>
        <w:t>be</w:t>
      </w:r>
      <w:r>
        <w:rPr>
          <w:spacing w:val="-3"/>
        </w:rPr>
        <w:t xml:space="preserve"> </w:t>
      </w:r>
      <w:r>
        <w:t>binding</w:t>
      </w:r>
      <w:r>
        <w:rPr>
          <w:spacing w:val="-3"/>
        </w:rPr>
        <w:t xml:space="preserve"> </w:t>
      </w:r>
      <w:r>
        <w:t>upon</w:t>
      </w:r>
      <w:r>
        <w:rPr>
          <w:spacing w:val="-3"/>
        </w:rPr>
        <w:t xml:space="preserve"> </w:t>
      </w:r>
      <w:r>
        <w:t>and</w:t>
      </w:r>
      <w:r>
        <w:rPr>
          <w:spacing w:val="-3"/>
        </w:rPr>
        <w:t xml:space="preserve"> </w:t>
      </w:r>
      <w:proofErr w:type="gramStart"/>
      <w:r>
        <w:t>inure</w:t>
      </w:r>
      <w:proofErr w:type="gramEnd"/>
      <w:r>
        <w:rPr>
          <w:spacing w:val="-3"/>
        </w:rPr>
        <w:t xml:space="preserve"> </w:t>
      </w:r>
      <w:r>
        <w:t>to</w:t>
      </w:r>
      <w:r>
        <w:rPr>
          <w:spacing w:val="-3"/>
        </w:rPr>
        <w:t xml:space="preserve"> </w:t>
      </w:r>
      <w:r>
        <w:t>the</w:t>
      </w:r>
      <w:r>
        <w:rPr>
          <w:spacing w:val="-3"/>
        </w:rPr>
        <w:t xml:space="preserve"> </w:t>
      </w:r>
      <w:r>
        <w:t>benefit</w:t>
      </w:r>
      <w:r>
        <w:rPr>
          <w:spacing w:val="-3"/>
        </w:rPr>
        <w:t xml:space="preserve"> </w:t>
      </w:r>
      <w:r>
        <w:t>of</w:t>
      </w:r>
      <w:r>
        <w:rPr>
          <w:spacing w:val="-3"/>
        </w:rPr>
        <w:t xml:space="preserve"> </w:t>
      </w:r>
      <w:r>
        <w:t>the</w:t>
      </w:r>
      <w:r>
        <w:rPr>
          <w:spacing w:val="-3"/>
        </w:rPr>
        <w:t xml:space="preserve"> </w:t>
      </w:r>
      <w:r>
        <w:t>Parties</w:t>
      </w:r>
      <w:r>
        <w:rPr>
          <w:spacing w:val="-3"/>
        </w:rPr>
        <w:t xml:space="preserve"> </w:t>
      </w:r>
      <w:r>
        <w:t>and</w:t>
      </w:r>
      <w:r>
        <w:rPr>
          <w:spacing w:val="-3"/>
        </w:rPr>
        <w:t xml:space="preserve"> </w:t>
      </w:r>
      <w:r>
        <w:t xml:space="preserve">their respective agents, next of kin, executors, administrators, legal representatives, successors and </w:t>
      </w:r>
      <w:r>
        <w:rPr>
          <w:spacing w:val="-2"/>
        </w:rPr>
        <w:t>assigns.</w:t>
      </w:r>
    </w:p>
    <w:p w14:paraId="0EAD4F3C" w14:textId="77777777" w:rsidR="00CC7C35" w:rsidRDefault="005C49C0">
      <w:pPr>
        <w:pStyle w:val="Heading2"/>
        <w:numPr>
          <w:ilvl w:val="0"/>
          <w:numId w:val="1"/>
        </w:numPr>
        <w:tabs>
          <w:tab w:val="left" w:pos="2194"/>
        </w:tabs>
        <w:ind w:left="2194" w:hanging="669"/>
        <w:jc w:val="left"/>
        <w:rPr>
          <w:u w:val="none"/>
        </w:rPr>
      </w:pPr>
      <w:r>
        <w:t>EXECUTION</w:t>
      </w:r>
      <w:r>
        <w:rPr>
          <w:spacing w:val="-6"/>
        </w:rPr>
        <w:t xml:space="preserve"> </w:t>
      </w:r>
      <w:r>
        <w:t>AND</w:t>
      </w:r>
      <w:r>
        <w:rPr>
          <w:spacing w:val="-6"/>
        </w:rPr>
        <w:t xml:space="preserve"> </w:t>
      </w:r>
      <w:r>
        <w:rPr>
          <w:spacing w:val="-2"/>
        </w:rPr>
        <w:t>COUNTERPARTS</w:t>
      </w:r>
    </w:p>
    <w:p w14:paraId="0EAD4F3D" w14:textId="77777777" w:rsidR="00CC7C35" w:rsidRDefault="00CC7C35">
      <w:pPr>
        <w:pStyle w:val="BodyText"/>
        <w:spacing w:before="124"/>
        <w:rPr>
          <w:b/>
        </w:rPr>
      </w:pPr>
    </w:p>
    <w:p w14:paraId="0EAD4F3E" w14:textId="77777777" w:rsidR="00CC7C35" w:rsidRDefault="005C49C0">
      <w:pPr>
        <w:pStyle w:val="BodyText"/>
        <w:spacing w:line="369" w:lineRule="auto"/>
        <w:ind w:left="2160" w:right="1574"/>
        <w:jc w:val="both"/>
      </w:pPr>
      <w:r>
        <w:t>This</w:t>
      </w:r>
      <w:r>
        <w:rPr>
          <w:spacing w:val="-4"/>
        </w:rPr>
        <w:t xml:space="preserve"> </w:t>
      </w:r>
      <w:r>
        <w:t>Settlement</w:t>
      </w:r>
      <w:r>
        <w:rPr>
          <w:spacing w:val="-4"/>
        </w:rPr>
        <w:t xml:space="preserve"> </w:t>
      </w:r>
      <w:r>
        <w:t>Agreement</w:t>
      </w:r>
      <w:r>
        <w:rPr>
          <w:spacing w:val="-4"/>
        </w:rPr>
        <w:t xml:space="preserve"> </w:t>
      </w:r>
      <w:r>
        <w:t>may</w:t>
      </w:r>
      <w:r>
        <w:rPr>
          <w:spacing w:val="-4"/>
        </w:rPr>
        <w:t xml:space="preserve"> </w:t>
      </w:r>
      <w:r>
        <w:t>be</w:t>
      </w:r>
      <w:r>
        <w:rPr>
          <w:spacing w:val="-4"/>
        </w:rPr>
        <w:t xml:space="preserve"> </w:t>
      </w:r>
      <w:r>
        <w:t>executed</w:t>
      </w:r>
      <w:r>
        <w:rPr>
          <w:spacing w:val="-4"/>
        </w:rPr>
        <w:t xml:space="preserve"> </w:t>
      </w:r>
      <w:r>
        <w:t>in</w:t>
      </w:r>
      <w:r>
        <w:rPr>
          <w:spacing w:val="-4"/>
        </w:rPr>
        <w:t xml:space="preserve"> </w:t>
      </w:r>
      <w:r>
        <w:t>counterparts,</w:t>
      </w:r>
      <w:r>
        <w:rPr>
          <w:spacing w:val="-4"/>
        </w:rPr>
        <w:t xml:space="preserve"> </w:t>
      </w:r>
      <w:r>
        <w:t>each</w:t>
      </w:r>
      <w:r>
        <w:rPr>
          <w:spacing w:val="-4"/>
        </w:rPr>
        <w:t xml:space="preserve"> </w:t>
      </w:r>
      <w:r>
        <w:t>of</w:t>
      </w:r>
      <w:r>
        <w:rPr>
          <w:spacing w:val="-4"/>
        </w:rPr>
        <w:t xml:space="preserve"> </w:t>
      </w:r>
      <w:r>
        <w:t>which</w:t>
      </w:r>
      <w:r>
        <w:rPr>
          <w:spacing w:val="-4"/>
        </w:rPr>
        <w:t xml:space="preserve"> </w:t>
      </w:r>
      <w:r>
        <w:t>shall</w:t>
      </w:r>
      <w:r>
        <w:rPr>
          <w:spacing w:val="-4"/>
        </w:rPr>
        <w:t xml:space="preserve"> </w:t>
      </w:r>
      <w:r>
        <w:t>be</w:t>
      </w:r>
      <w:r>
        <w:rPr>
          <w:spacing w:val="-4"/>
        </w:rPr>
        <w:t xml:space="preserve"> </w:t>
      </w:r>
      <w:r>
        <w:t>deemed</w:t>
      </w:r>
      <w:r>
        <w:rPr>
          <w:spacing w:val="-4"/>
        </w:rPr>
        <w:t xml:space="preserve"> </w:t>
      </w:r>
      <w:r>
        <w:t>one agreement,</w:t>
      </w:r>
      <w:r>
        <w:rPr>
          <w:spacing w:val="-1"/>
        </w:rPr>
        <w:t xml:space="preserve"> </w:t>
      </w:r>
      <w:r>
        <w:t>and,</w:t>
      </w:r>
      <w:r>
        <w:rPr>
          <w:spacing w:val="-1"/>
        </w:rPr>
        <w:t xml:space="preserve"> </w:t>
      </w:r>
      <w:r>
        <w:t>upon</w:t>
      </w:r>
      <w:r>
        <w:rPr>
          <w:spacing w:val="-1"/>
        </w:rPr>
        <w:t xml:space="preserve"> </w:t>
      </w:r>
      <w:r>
        <w:t>execution</w:t>
      </w:r>
      <w:r>
        <w:rPr>
          <w:spacing w:val="-1"/>
        </w:rPr>
        <w:t xml:space="preserve"> </w:t>
      </w:r>
      <w:r>
        <w:t>by</w:t>
      </w:r>
      <w:r>
        <w:rPr>
          <w:spacing w:val="-1"/>
        </w:rPr>
        <w:t xml:space="preserve"> </w:t>
      </w:r>
      <w:r>
        <w:t>the</w:t>
      </w:r>
      <w:r>
        <w:rPr>
          <w:spacing w:val="-1"/>
        </w:rPr>
        <w:t xml:space="preserve"> </w:t>
      </w:r>
      <w:r>
        <w:t>Parties</w:t>
      </w:r>
      <w:r>
        <w:rPr>
          <w:spacing w:val="-1"/>
        </w:rPr>
        <w:t xml:space="preserve"> </w:t>
      </w:r>
      <w:r>
        <w:t>hereto,</w:t>
      </w:r>
      <w:r>
        <w:rPr>
          <w:spacing w:val="-1"/>
        </w:rPr>
        <w:t xml:space="preserve"> </w:t>
      </w:r>
      <w:r>
        <w:t>each</w:t>
      </w:r>
      <w:r>
        <w:rPr>
          <w:spacing w:val="-1"/>
        </w:rPr>
        <w:t xml:space="preserve"> </w:t>
      </w:r>
      <w:proofErr w:type="gramStart"/>
      <w:r>
        <w:t>copy</w:t>
      </w:r>
      <w:r>
        <w:rPr>
          <w:spacing w:val="-1"/>
        </w:rPr>
        <w:t xml:space="preserve"> </w:t>
      </w:r>
      <w:r>
        <w:t>so</w:t>
      </w:r>
      <w:proofErr w:type="gramEnd"/>
      <w:r>
        <w:rPr>
          <w:spacing w:val="-1"/>
        </w:rPr>
        <w:t xml:space="preserve"> </w:t>
      </w:r>
      <w:r>
        <w:t>executed</w:t>
      </w:r>
      <w:r>
        <w:rPr>
          <w:spacing w:val="-1"/>
        </w:rPr>
        <w:t xml:space="preserve"> </w:t>
      </w:r>
      <w:r>
        <w:t>shall</w:t>
      </w:r>
      <w:r>
        <w:rPr>
          <w:spacing w:val="-1"/>
        </w:rPr>
        <w:t xml:space="preserve"> </w:t>
      </w:r>
      <w:r>
        <w:t>be</w:t>
      </w:r>
      <w:r>
        <w:rPr>
          <w:spacing w:val="-1"/>
        </w:rPr>
        <w:t xml:space="preserve"> </w:t>
      </w:r>
      <w:r>
        <w:t>deemed</w:t>
      </w:r>
      <w:r>
        <w:rPr>
          <w:spacing w:val="-1"/>
        </w:rPr>
        <w:t xml:space="preserve"> </w:t>
      </w:r>
      <w:r>
        <w:t>an original for all purposes.</w:t>
      </w:r>
    </w:p>
    <w:p w14:paraId="0EAD4F3F" w14:textId="77777777" w:rsidR="00CC7C35" w:rsidRDefault="005C49C0">
      <w:pPr>
        <w:pStyle w:val="Heading2"/>
        <w:numPr>
          <w:ilvl w:val="0"/>
          <w:numId w:val="1"/>
        </w:numPr>
        <w:tabs>
          <w:tab w:val="left" w:pos="2159"/>
        </w:tabs>
        <w:ind w:left="2159" w:hanging="622"/>
        <w:jc w:val="left"/>
        <w:rPr>
          <w:u w:val="none"/>
        </w:rPr>
      </w:pPr>
      <w:r>
        <w:t>AUTHORITY</w:t>
      </w:r>
      <w:r>
        <w:rPr>
          <w:spacing w:val="-9"/>
        </w:rPr>
        <w:t xml:space="preserve"> </w:t>
      </w:r>
      <w:r>
        <w:t>TO</w:t>
      </w:r>
      <w:r>
        <w:rPr>
          <w:spacing w:val="-6"/>
        </w:rPr>
        <w:t xml:space="preserve"> </w:t>
      </w:r>
      <w:r>
        <w:t>EXECUTE</w:t>
      </w:r>
      <w:r>
        <w:rPr>
          <w:spacing w:val="-6"/>
        </w:rPr>
        <w:t xml:space="preserve"> </w:t>
      </w:r>
      <w:r>
        <w:t>THIS</w:t>
      </w:r>
      <w:r>
        <w:rPr>
          <w:spacing w:val="-7"/>
        </w:rPr>
        <w:t xml:space="preserve"> </w:t>
      </w:r>
      <w:r>
        <w:t>AGREEMENT</w:t>
      </w:r>
      <w:r>
        <w:rPr>
          <w:spacing w:val="-6"/>
        </w:rPr>
        <w:t xml:space="preserve"> </w:t>
      </w:r>
      <w:r>
        <w:t>AND</w:t>
      </w:r>
      <w:r>
        <w:rPr>
          <w:spacing w:val="-6"/>
        </w:rPr>
        <w:t xml:space="preserve"> </w:t>
      </w:r>
      <w:r>
        <w:rPr>
          <w:spacing w:val="-2"/>
        </w:rPr>
        <w:t>RELEASE</w:t>
      </w:r>
    </w:p>
    <w:p w14:paraId="0EAD4F40" w14:textId="77777777" w:rsidR="00CC7C35" w:rsidRDefault="00CC7C35">
      <w:pPr>
        <w:pStyle w:val="BodyText"/>
        <w:spacing w:before="124"/>
        <w:rPr>
          <w:b/>
        </w:rPr>
      </w:pPr>
    </w:p>
    <w:p w14:paraId="0EAD4F41" w14:textId="77777777" w:rsidR="00CC7C35" w:rsidRDefault="005C49C0">
      <w:pPr>
        <w:pStyle w:val="BodyText"/>
        <w:spacing w:line="369" w:lineRule="auto"/>
        <w:ind w:left="2160" w:right="1688"/>
        <w:jc w:val="both"/>
      </w:pPr>
      <w:r>
        <w:t>Each</w:t>
      </w:r>
      <w:r>
        <w:rPr>
          <w:spacing w:val="-4"/>
        </w:rPr>
        <w:t xml:space="preserve"> </w:t>
      </w:r>
      <w:r>
        <w:t>Party</w:t>
      </w:r>
      <w:r>
        <w:rPr>
          <w:spacing w:val="-4"/>
        </w:rPr>
        <w:t xml:space="preserve"> </w:t>
      </w:r>
      <w:r>
        <w:t>whose</w:t>
      </w:r>
      <w:r>
        <w:rPr>
          <w:spacing w:val="-4"/>
        </w:rPr>
        <w:t xml:space="preserve"> </w:t>
      </w:r>
      <w:r>
        <w:t>signature</w:t>
      </w:r>
      <w:r>
        <w:rPr>
          <w:spacing w:val="-4"/>
        </w:rPr>
        <w:t xml:space="preserve"> </w:t>
      </w:r>
      <w:r>
        <w:t>is</w:t>
      </w:r>
      <w:r>
        <w:rPr>
          <w:spacing w:val="-4"/>
        </w:rPr>
        <w:t xml:space="preserve"> </w:t>
      </w:r>
      <w:r>
        <w:t>affixed</w:t>
      </w:r>
      <w:r>
        <w:rPr>
          <w:spacing w:val="-4"/>
        </w:rPr>
        <w:t xml:space="preserve"> </w:t>
      </w:r>
      <w:r>
        <w:t>to</w:t>
      </w:r>
      <w:r>
        <w:rPr>
          <w:spacing w:val="-4"/>
        </w:rPr>
        <w:t xml:space="preserve"> </w:t>
      </w:r>
      <w:r>
        <w:t>this</w:t>
      </w:r>
      <w:r>
        <w:rPr>
          <w:spacing w:val="-4"/>
        </w:rPr>
        <w:t xml:space="preserve"> </w:t>
      </w:r>
      <w:r>
        <w:t>Settlement</w:t>
      </w:r>
      <w:r>
        <w:rPr>
          <w:spacing w:val="-4"/>
        </w:rPr>
        <w:t xml:space="preserve"> </w:t>
      </w:r>
      <w:r>
        <w:t>Agreement</w:t>
      </w:r>
      <w:r>
        <w:rPr>
          <w:spacing w:val="-4"/>
        </w:rPr>
        <w:t xml:space="preserve"> </w:t>
      </w:r>
      <w:r>
        <w:t>in</w:t>
      </w:r>
      <w:r>
        <w:rPr>
          <w:spacing w:val="-4"/>
        </w:rPr>
        <w:t xml:space="preserve"> </w:t>
      </w:r>
      <w:r>
        <w:t>a</w:t>
      </w:r>
      <w:r>
        <w:rPr>
          <w:spacing w:val="-4"/>
        </w:rPr>
        <w:t xml:space="preserve"> </w:t>
      </w:r>
      <w:r>
        <w:t>representative</w:t>
      </w:r>
      <w:r>
        <w:rPr>
          <w:spacing w:val="-4"/>
        </w:rPr>
        <w:t xml:space="preserve"> </w:t>
      </w:r>
      <w:r>
        <w:t>capacity represents</w:t>
      </w:r>
      <w:r>
        <w:rPr>
          <w:spacing w:val="-3"/>
        </w:rPr>
        <w:t xml:space="preserve"> </w:t>
      </w:r>
      <w:r>
        <w:t>and</w:t>
      </w:r>
      <w:r>
        <w:rPr>
          <w:spacing w:val="-3"/>
        </w:rPr>
        <w:t xml:space="preserve"> </w:t>
      </w:r>
      <w:r>
        <w:t>warrants</w:t>
      </w:r>
      <w:r>
        <w:rPr>
          <w:spacing w:val="-3"/>
        </w:rPr>
        <w:t xml:space="preserve"> </w:t>
      </w:r>
      <w:r>
        <w:t>that</w:t>
      </w:r>
      <w:r>
        <w:rPr>
          <w:spacing w:val="-3"/>
        </w:rPr>
        <w:t xml:space="preserve"> </w:t>
      </w:r>
      <w:r>
        <w:t>he</w:t>
      </w:r>
      <w:r>
        <w:rPr>
          <w:spacing w:val="-3"/>
        </w:rPr>
        <w:t xml:space="preserve"> </w:t>
      </w:r>
      <w:r>
        <w:t>is</w:t>
      </w:r>
      <w:r>
        <w:rPr>
          <w:spacing w:val="-3"/>
        </w:rPr>
        <w:t xml:space="preserve"> </w:t>
      </w:r>
      <w:r>
        <w:t>authorized</w:t>
      </w:r>
      <w:r>
        <w:rPr>
          <w:spacing w:val="-3"/>
        </w:rPr>
        <w:t xml:space="preserve"> </w:t>
      </w:r>
      <w:r>
        <w:t>to</w:t>
      </w:r>
      <w:r>
        <w:rPr>
          <w:spacing w:val="-3"/>
        </w:rPr>
        <w:t xml:space="preserve"> </w:t>
      </w:r>
      <w:r>
        <w:t>execute</w:t>
      </w:r>
      <w:r>
        <w:rPr>
          <w:spacing w:val="-3"/>
        </w:rPr>
        <w:t xml:space="preserve"> </w:t>
      </w:r>
      <w:r>
        <w:t>this</w:t>
      </w:r>
      <w:r>
        <w:rPr>
          <w:spacing w:val="-3"/>
        </w:rPr>
        <w:t xml:space="preserve"> </w:t>
      </w:r>
      <w:r>
        <w:t>Settlement</w:t>
      </w:r>
      <w:r>
        <w:rPr>
          <w:spacing w:val="-3"/>
        </w:rPr>
        <w:t xml:space="preserve"> </w:t>
      </w:r>
      <w:r>
        <w:t>Agreement</w:t>
      </w:r>
      <w:r>
        <w:rPr>
          <w:spacing w:val="-3"/>
        </w:rPr>
        <w:t xml:space="preserve"> </w:t>
      </w:r>
      <w:r>
        <w:t>on</w:t>
      </w:r>
      <w:r>
        <w:rPr>
          <w:spacing w:val="-3"/>
        </w:rPr>
        <w:t xml:space="preserve"> </w:t>
      </w:r>
      <w:r>
        <w:t>behalf</w:t>
      </w:r>
      <w:r>
        <w:rPr>
          <w:spacing w:val="-3"/>
        </w:rPr>
        <w:t xml:space="preserve"> </w:t>
      </w:r>
      <w:r>
        <w:t>of the entity or person and to bind the entity or person on whose behalf such signature is affixed.</w:t>
      </w:r>
    </w:p>
    <w:p w14:paraId="0EAD4F42" w14:textId="77777777" w:rsidR="00CC7C35" w:rsidRDefault="005C49C0">
      <w:pPr>
        <w:pStyle w:val="Heading2"/>
        <w:numPr>
          <w:ilvl w:val="0"/>
          <w:numId w:val="1"/>
        </w:numPr>
        <w:tabs>
          <w:tab w:val="left" w:pos="2194"/>
        </w:tabs>
        <w:ind w:left="2194" w:hanging="669"/>
        <w:jc w:val="left"/>
        <w:rPr>
          <w:u w:val="none"/>
        </w:rPr>
      </w:pPr>
      <w:r>
        <w:t>ENTIRE</w:t>
      </w:r>
      <w:r>
        <w:rPr>
          <w:spacing w:val="-6"/>
        </w:rPr>
        <w:t xml:space="preserve"> </w:t>
      </w:r>
      <w:r>
        <w:t>AGREEMENT</w:t>
      </w:r>
      <w:r>
        <w:rPr>
          <w:spacing w:val="-6"/>
        </w:rPr>
        <w:t xml:space="preserve"> </w:t>
      </w:r>
      <w:r>
        <w:t>AND</w:t>
      </w:r>
      <w:r>
        <w:rPr>
          <w:spacing w:val="-6"/>
        </w:rPr>
        <w:t xml:space="preserve"> </w:t>
      </w:r>
      <w:r>
        <w:rPr>
          <w:spacing w:val="-2"/>
        </w:rPr>
        <w:t>SEVERABILITY</w:t>
      </w:r>
    </w:p>
    <w:p w14:paraId="0EAD4F43" w14:textId="77777777" w:rsidR="00CC7C35" w:rsidRDefault="00CC7C35">
      <w:pPr>
        <w:pStyle w:val="BodyText"/>
        <w:spacing w:before="124"/>
        <w:rPr>
          <w:b/>
        </w:rPr>
      </w:pPr>
    </w:p>
    <w:p w14:paraId="0EAD4F44" w14:textId="77777777" w:rsidR="00CC7C35" w:rsidRDefault="005C49C0">
      <w:pPr>
        <w:pStyle w:val="BodyText"/>
        <w:spacing w:line="369" w:lineRule="auto"/>
        <w:ind w:left="2160" w:right="1504"/>
      </w:pPr>
      <w:r>
        <w:t>This</w:t>
      </w:r>
      <w:r>
        <w:rPr>
          <w:spacing w:val="-4"/>
        </w:rPr>
        <w:t xml:space="preserve"> </w:t>
      </w:r>
      <w:r>
        <w:t>Settlement</w:t>
      </w:r>
      <w:r>
        <w:rPr>
          <w:spacing w:val="-4"/>
        </w:rPr>
        <w:t xml:space="preserve"> </w:t>
      </w:r>
      <w:r>
        <w:t>Agreement</w:t>
      </w:r>
      <w:r>
        <w:rPr>
          <w:spacing w:val="-4"/>
        </w:rPr>
        <w:t xml:space="preserve"> </w:t>
      </w:r>
      <w:r>
        <w:t>constitutes</w:t>
      </w:r>
      <w:r>
        <w:rPr>
          <w:spacing w:val="-4"/>
        </w:rPr>
        <w:t xml:space="preserve"> </w:t>
      </w:r>
      <w:r>
        <w:t>the</w:t>
      </w:r>
      <w:r>
        <w:rPr>
          <w:spacing w:val="-4"/>
        </w:rPr>
        <w:t xml:space="preserve"> </w:t>
      </w:r>
      <w:r>
        <w:t>entire</w:t>
      </w:r>
      <w:r>
        <w:rPr>
          <w:spacing w:val="-4"/>
        </w:rPr>
        <w:t xml:space="preserve"> </w:t>
      </w:r>
      <w:r>
        <w:t>agreement</w:t>
      </w:r>
      <w:r>
        <w:rPr>
          <w:spacing w:val="-4"/>
        </w:rPr>
        <w:t xml:space="preserve"> </w:t>
      </w:r>
      <w:r>
        <w:t>and</w:t>
      </w:r>
      <w:r>
        <w:rPr>
          <w:spacing w:val="-4"/>
        </w:rPr>
        <w:t xml:space="preserve"> </w:t>
      </w:r>
      <w:r>
        <w:t>understanding</w:t>
      </w:r>
      <w:r>
        <w:rPr>
          <w:spacing w:val="-4"/>
        </w:rPr>
        <w:t xml:space="preserve"> </w:t>
      </w:r>
      <w:r>
        <w:t>among</w:t>
      </w:r>
      <w:r>
        <w:rPr>
          <w:spacing w:val="-4"/>
        </w:rPr>
        <w:t xml:space="preserve"> </w:t>
      </w:r>
      <w:r>
        <w:t>the</w:t>
      </w:r>
      <w:r>
        <w:rPr>
          <w:spacing w:val="-4"/>
        </w:rPr>
        <w:t xml:space="preserve"> </w:t>
      </w:r>
      <w:r>
        <w:t>Parties with respect to the settlement of claims as set forth herein, and supersedes and replaces any prior agreements and understandings, whether oral or written, between and among them, with respect to such matters. This Settlement Agreement does not modify the Service Agreement except as expressly stated herein (hereinafter, “Effect on Service Agreement”), and all other terms of the Service Agreement shall continue in full</w:t>
      </w:r>
      <w:r>
        <w:t xml:space="preserve"> force and effect.</w:t>
      </w:r>
      <w:r>
        <w:rPr>
          <w:spacing w:val="40"/>
        </w:rPr>
        <w:t xml:space="preserve"> </w:t>
      </w:r>
      <w:r>
        <w:t>If any provision or portion of this Settlement Agreement is held invalid, void or unenforceable under any applicable statute or rule of law, only that provision, or portion thereof, shall be deemed omitted from this Settlement Agreement,</w:t>
      </w:r>
      <w:r>
        <w:rPr>
          <w:spacing w:val="-2"/>
        </w:rPr>
        <w:t xml:space="preserve"> </w:t>
      </w:r>
      <w:r>
        <w:t>and</w:t>
      </w:r>
      <w:r>
        <w:rPr>
          <w:spacing w:val="-2"/>
        </w:rPr>
        <w:t xml:space="preserve"> </w:t>
      </w:r>
      <w:r>
        <w:t>only</w:t>
      </w:r>
      <w:r>
        <w:rPr>
          <w:spacing w:val="-2"/>
        </w:rPr>
        <w:t xml:space="preserve"> </w:t>
      </w:r>
      <w:r>
        <w:t>to</w:t>
      </w:r>
      <w:r>
        <w:rPr>
          <w:spacing w:val="-2"/>
        </w:rPr>
        <w:t xml:space="preserve"> </w:t>
      </w:r>
      <w:r>
        <w:t>the</w:t>
      </w:r>
      <w:r>
        <w:rPr>
          <w:spacing w:val="-2"/>
        </w:rPr>
        <w:t xml:space="preserve"> </w:t>
      </w:r>
      <w:r>
        <w:t>extent</w:t>
      </w:r>
      <w:r>
        <w:rPr>
          <w:spacing w:val="-2"/>
        </w:rPr>
        <w:t xml:space="preserve"> </w:t>
      </w:r>
      <w:r>
        <w:t>to</w:t>
      </w:r>
      <w:r>
        <w:rPr>
          <w:spacing w:val="-2"/>
        </w:rPr>
        <w:t xml:space="preserve"> </w:t>
      </w:r>
      <w:r>
        <w:t>which</w:t>
      </w:r>
      <w:r>
        <w:rPr>
          <w:spacing w:val="-2"/>
        </w:rPr>
        <w:t xml:space="preserve"> </w:t>
      </w:r>
      <w:r>
        <w:t>it</w:t>
      </w:r>
      <w:r>
        <w:rPr>
          <w:spacing w:val="-2"/>
        </w:rPr>
        <w:t xml:space="preserve"> </w:t>
      </w:r>
      <w:r>
        <w:t>is</w:t>
      </w:r>
      <w:r>
        <w:rPr>
          <w:spacing w:val="-2"/>
        </w:rPr>
        <w:t xml:space="preserve"> </w:t>
      </w:r>
      <w:r>
        <w:t>held</w:t>
      </w:r>
      <w:r>
        <w:rPr>
          <w:spacing w:val="-2"/>
        </w:rPr>
        <w:t xml:space="preserve"> </w:t>
      </w:r>
      <w:r>
        <w:t>invalid,</w:t>
      </w:r>
      <w:r>
        <w:rPr>
          <w:spacing w:val="-2"/>
        </w:rPr>
        <w:t xml:space="preserve"> </w:t>
      </w:r>
      <w:r>
        <w:t>and</w:t>
      </w:r>
      <w:r>
        <w:rPr>
          <w:spacing w:val="-2"/>
        </w:rPr>
        <w:t xml:space="preserve"> </w:t>
      </w:r>
      <w:r>
        <w:t>the</w:t>
      </w:r>
      <w:r>
        <w:rPr>
          <w:spacing w:val="-2"/>
        </w:rPr>
        <w:t xml:space="preserve"> </w:t>
      </w:r>
      <w:r>
        <w:t>remainder</w:t>
      </w:r>
      <w:r>
        <w:rPr>
          <w:spacing w:val="-2"/>
        </w:rPr>
        <w:t xml:space="preserve"> </w:t>
      </w:r>
      <w:r>
        <w:t>of</w:t>
      </w:r>
      <w:r>
        <w:rPr>
          <w:spacing w:val="-2"/>
        </w:rPr>
        <w:t xml:space="preserve"> </w:t>
      </w:r>
      <w:r>
        <w:t>the</w:t>
      </w:r>
      <w:r>
        <w:rPr>
          <w:spacing w:val="-2"/>
        </w:rPr>
        <w:t xml:space="preserve"> </w:t>
      </w:r>
      <w:r>
        <w:t>Settlement Agreement shall remain in full force and effect.</w:t>
      </w:r>
    </w:p>
    <w:p w14:paraId="0EAD4F45" w14:textId="77777777" w:rsidR="00CC7C35" w:rsidRDefault="005C49C0">
      <w:pPr>
        <w:pStyle w:val="Heading2"/>
        <w:numPr>
          <w:ilvl w:val="0"/>
          <w:numId w:val="1"/>
        </w:numPr>
        <w:tabs>
          <w:tab w:val="left" w:pos="2159"/>
        </w:tabs>
        <w:spacing w:before="244"/>
        <w:ind w:left="2159" w:hanging="634"/>
        <w:jc w:val="left"/>
        <w:rPr>
          <w:u w:val="none"/>
        </w:rPr>
      </w:pPr>
      <w:r>
        <w:rPr>
          <w:spacing w:val="-2"/>
        </w:rPr>
        <w:t>ARBITRATION</w:t>
      </w:r>
    </w:p>
    <w:p w14:paraId="0EAD4F46" w14:textId="77777777" w:rsidR="00CC7C35" w:rsidRDefault="00CC7C35">
      <w:pPr>
        <w:pStyle w:val="BodyText"/>
        <w:spacing w:before="124"/>
        <w:rPr>
          <w:b/>
        </w:rPr>
      </w:pPr>
    </w:p>
    <w:p w14:paraId="0EAD4F47" w14:textId="77777777" w:rsidR="00CC7C35" w:rsidRDefault="005C49C0">
      <w:pPr>
        <w:pStyle w:val="BodyText"/>
        <w:spacing w:before="1" w:line="369" w:lineRule="auto"/>
        <w:ind w:left="2160" w:right="1394"/>
      </w:pPr>
      <w:r>
        <w:t>Any dispute, claim or controversy arising out of or relating to this Settlement Agreement or the breach,</w:t>
      </w:r>
      <w:r>
        <w:rPr>
          <w:spacing w:val="-5"/>
        </w:rPr>
        <w:t xml:space="preserve"> </w:t>
      </w:r>
      <w:r>
        <w:t>termination,</w:t>
      </w:r>
      <w:r>
        <w:rPr>
          <w:spacing w:val="-5"/>
        </w:rPr>
        <w:t xml:space="preserve"> </w:t>
      </w:r>
      <w:r>
        <w:t>enforcement,</w:t>
      </w:r>
      <w:r>
        <w:rPr>
          <w:spacing w:val="-5"/>
        </w:rPr>
        <w:t xml:space="preserve"> </w:t>
      </w:r>
      <w:r>
        <w:t>interpretation</w:t>
      </w:r>
      <w:r>
        <w:rPr>
          <w:spacing w:val="-5"/>
        </w:rPr>
        <w:t xml:space="preserve"> </w:t>
      </w:r>
      <w:r>
        <w:t>or</w:t>
      </w:r>
      <w:r>
        <w:rPr>
          <w:spacing w:val="-5"/>
        </w:rPr>
        <w:t xml:space="preserve"> </w:t>
      </w:r>
      <w:r>
        <w:t>validity</w:t>
      </w:r>
      <w:r>
        <w:rPr>
          <w:spacing w:val="-5"/>
        </w:rPr>
        <w:t xml:space="preserve"> </w:t>
      </w:r>
      <w:r>
        <w:t>thereof,</w:t>
      </w:r>
      <w:r>
        <w:rPr>
          <w:spacing w:val="-5"/>
        </w:rPr>
        <w:t xml:space="preserve"> </w:t>
      </w:r>
      <w:r>
        <w:t>including</w:t>
      </w:r>
      <w:r>
        <w:rPr>
          <w:spacing w:val="-5"/>
        </w:rPr>
        <w:t xml:space="preserve"> </w:t>
      </w:r>
      <w:r>
        <w:t>the</w:t>
      </w:r>
      <w:r>
        <w:rPr>
          <w:spacing w:val="-5"/>
        </w:rPr>
        <w:t xml:space="preserve"> </w:t>
      </w:r>
      <w:r>
        <w:t>determination</w:t>
      </w:r>
      <w:r>
        <w:rPr>
          <w:spacing w:val="-5"/>
        </w:rPr>
        <w:t xml:space="preserve"> </w:t>
      </w:r>
      <w:r>
        <w:t>of the scope or applicability of this agreement to arbitrate, shall be determined by arbitration administered by the American Arbitration Association (AAA) in accordance with its Streamlined Arbitration Rules &amp; Procedures.</w:t>
      </w:r>
      <w:r>
        <w:rPr>
          <w:spacing w:val="40"/>
        </w:rPr>
        <w:t xml:space="preserve"> </w:t>
      </w:r>
      <w:r>
        <w:t>The arbitration shall be overseen by the AAA office nearest to</w:t>
      </w:r>
    </w:p>
    <w:p w14:paraId="0EAD4F48" w14:textId="77777777" w:rsidR="00CC7C35" w:rsidRDefault="00CC7C35">
      <w:pPr>
        <w:pStyle w:val="BodyText"/>
        <w:spacing w:line="369" w:lineRule="auto"/>
        <w:sectPr w:rsidR="00CC7C35">
          <w:pgSz w:w="12240" w:h="15840"/>
          <w:pgMar w:top="1380" w:right="0" w:bottom="960" w:left="0" w:header="0" w:footer="776" w:gutter="0"/>
          <w:cols w:space="720"/>
        </w:sectPr>
      </w:pPr>
    </w:p>
    <w:p w14:paraId="0EAD4F49" w14:textId="77777777" w:rsidR="00CC7C35" w:rsidRDefault="005C49C0">
      <w:pPr>
        <w:pStyle w:val="BodyText"/>
        <w:spacing w:before="66" w:line="369" w:lineRule="auto"/>
        <w:ind w:left="2160" w:right="1659"/>
      </w:pPr>
      <w:r>
        <w:lastRenderedPageBreak/>
        <w:t>the Property.</w:t>
      </w:r>
      <w:r>
        <w:rPr>
          <w:spacing w:val="40"/>
        </w:rPr>
        <w:t xml:space="preserve"> </w:t>
      </w:r>
      <w:r>
        <w:t>The parties shall jointly request that the appointed arbitrator administer the arbitration efficiently and, if possible, issue a decision within six (6) months from the date the arbitrator</w:t>
      </w:r>
      <w:r>
        <w:rPr>
          <w:spacing w:val="-4"/>
        </w:rPr>
        <w:t xml:space="preserve"> </w:t>
      </w:r>
      <w:r>
        <w:t>is</w:t>
      </w:r>
      <w:r>
        <w:rPr>
          <w:spacing w:val="-4"/>
        </w:rPr>
        <w:t xml:space="preserve"> </w:t>
      </w:r>
      <w:r>
        <w:t>appointed.</w:t>
      </w:r>
      <w:r>
        <w:rPr>
          <w:spacing w:val="40"/>
        </w:rPr>
        <w:t xml:space="preserve"> </w:t>
      </w:r>
      <w:r>
        <w:t>The</w:t>
      </w:r>
      <w:r>
        <w:rPr>
          <w:spacing w:val="-4"/>
        </w:rPr>
        <w:t xml:space="preserve"> </w:t>
      </w:r>
      <w:r>
        <w:t>arbitrator’s</w:t>
      </w:r>
      <w:r>
        <w:rPr>
          <w:spacing w:val="-4"/>
        </w:rPr>
        <w:t xml:space="preserve"> </w:t>
      </w:r>
      <w:r>
        <w:t>award</w:t>
      </w:r>
      <w:r>
        <w:rPr>
          <w:spacing w:val="-4"/>
        </w:rPr>
        <w:t xml:space="preserve"> </w:t>
      </w:r>
      <w:r>
        <w:t>shall</w:t>
      </w:r>
      <w:r>
        <w:rPr>
          <w:spacing w:val="-4"/>
        </w:rPr>
        <w:t xml:space="preserve"> </w:t>
      </w:r>
      <w:r>
        <w:t>set</w:t>
      </w:r>
      <w:r>
        <w:rPr>
          <w:spacing w:val="-4"/>
        </w:rPr>
        <w:t xml:space="preserve"> </w:t>
      </w:r>
      <w:r>
        <w:t>forth</w:t>
      </w:r>
      <w:r>
        <w:rPr>
          <w:spacing w:val="-4"/>
        </w:rPr>
        <w:t xml:space="preserve"> </w:t>
      </w:r>
      <w:r>
        <w:t>both</w:t>
      </w:r>
      <w:r>
        <w:rPr>
          <w:spacing w:val="-4"/>
        </w:rPr>
        <w:t xml:space="preserve"> </w:t>
      </w:r>
      <w:r>
        <w:t>the</w:t>
      </w:r>
      <w:r>
        <w:rPr>
          <w:spacing w:val="-4"/>
        </w:rPr>
        <w:t xml:space="preserve"> </w:t>
      </w:r>
      <w:r>
        <w:t>legal</w:t>
      </w:r>
      <w:r>
        <w:rPr>
          <w:spacing w:val="-4"/>
        </w:rPr>
        <w:t xml:space="preserve"> </w:t>
      </w:r>
      <w:r>
        <w:t>and</w:t>
      </w:r>
      <w:r>
        <w:rPr>
          <w:spacing w:val="-4"/>
        </w:rPr>
        <w:t xml:space="preserve"> </w:t>
      </w:r>
      <w:r>
        <w:t>factual</w:t>
      </w:r>
      <w:r>
        <w:rPr>
          <w:spacing w:val="-4"/>
        </w:rPr>
        <w:t xml:space="preserve"> </w:t>
      </w:r>
      <w:r>
        <w:t>basis</w:t>
      </w:r>
      <w:r>
        <w:rPr>
          <w:spacing w:val="-4"/>
        </w:rPr>
        <w:t xml:space="preserve"> </w:t>
      </w:r>
      <w:r>
        <w:t>of the award.</w:t>
      </w:r>
      <w:r>
        <w:rPr>
          <w:spacing w:val="40"/>
        </w:rPr>
        <w:t xml:space="preserve"> </w:t>
      </w:r>
      <w:r>
        <w:t>The arbitrator shall allow limited discovery to enable each Party to present their respective case but will be mindful of the Parties’ mutual desire to avoid the expense of broad discovery typically allowed in civil litiga</w:t>
      </w:r>
      <w:r>
        <w:t>tion.</w:t>
      </w:r>
    </w:p>
    <w:p w14:paraId="0EAD4F4A" w14:textId="77777777" w:rsidR="00CC7C35" w:rsidRDefault="005C49C0">
      <w:pPr>
        <w:pStyle w:val="Heading2"/>
        <w:numPr>
          <w:ilvl w:val="0"/>
          <w:numId w:val="1"/>
        </w:numPr>
        <w:tabs>
          <w:tab w:val="left" w:pos="2194"/>
        </w:tabs>
        <w:spacing w:before="242"/>
        <w:ind w:left="2194" w:hanging="669"/>
        <w:jc w:val="left"/>
        <w:rPr>
          <w:u w:val="none"/>
        </w:rPr>
      </w:pPr>
      <w:r>
        <w:rPr>
          <w:spacing w:val="-2"/>
        </w:rPr>
        <w:t>ATTORNEYS’</w:t>
      </w:r>
      <w:r>
        <w:rPr>
          <w:spacing w:val="-10"/>
        </w:rPr>
        <w:t xml:space="preserve"> </w:t>
      </w:r>
      <w:r>
        <w:rPr>
          <w:spacing w:val="-4"/>
        </w:rPr>
        <w:t>FEES</w:t>
      </w:r>
    </w:p>
    <w:p w14:paraId="0EAD4F4B" w14:textId="77777777" w:rsidR="00CC7C35" w:rsidRDefault="00CC7C35">
      <w:pPr>
        <w:pStyle w:val="BodyText"/>
        <w:spacing w:before="124"/>
        <w:rPr>
          <w:b/>
        </w:rPr>
      </w:pPr>
    </w:p>
    <w:p w14:paraId="0EAD4F4C" w14:textId="77777777" w:rsidR="00CC7C35" w:rsidRDefault="005C49C0">
      <w:pPr>
        <w:pStyle w:val="BodyText"/>
        <w:spacing w:line="369" w:lineRule="auto"/>
        <w:ind w:left="2160" w:right="1504"/>
      </w:pPr>
      <w:r>
        <w:t>In</w:t>
      </w:r>
      <w:r>
        <w:rPr>
          <w:spacing w:val="-2"/>
        </w:rPr>
        <w:t xml:space="preserve"> </w:t>
      </w:r>
      <w:r>
        <w:t>the</w:t>
      </w:r>
      <w:r>
        <w:rPr>
          <w:spacing w:val="-2"/>
        </w:rPr>
        <w:t xml:space="preserve"> </w:t>
      </w:r>
      <w:r>
        <w:t>event</w:t>
      </w:r>
      <w:r>
        <w:rPr>
          <w:spacing w:val="-2"/>
        </w:rPr>
        <w:t xml:space="preserve"> </w:t>
      </w:r>
      <w:r>
        <w:t>any</w:t>
      </w:r>
      <w:r>
        <w:rPr>
          <w:spacing w:val="-2"/>
        </w:rPr>
        <w:t xml:space="preserve"> </w:t>
      </w:r>
      <w:r>
        <w:t>Party</w:t>
      </w:r>
      <w:r>
        <w:rPr>
          <w:spacing w:val="-2"/>
        </w:rPr>
        <w:t xml:space="preserve"> </w:t>
      </w:r>
      <w:r>
        <w:t>is</w:t>
      </w:r>
      <w:r>
        <w:rPr>
          <w:spacing w:val="-2"/>
        </w:rPr>
        <w:t xml:space="preserve"> </w:t>
      </w:r>
      <w:r>
        <w:t>required</w:t>
      </w:r>
      <w:r>
        <w:rPr>
          <w:spacing w:val="-2"/>
        </w:rPr>
        <w:t xml:space="preserve"> </w:t>
      </w:r>
      <w:r>
        <w:t>to</w:t>
      </w:r>
      <w:r>
        <w:rPr>
          <w:spacing w:val="-2"/>
        </w:rPr>
        <w:t xml:space="preserve"> </w:t>
      </w:r>
      <w:r>
        <w:t>file</w:t>
      </w:r>
      <w:r>
        <w:rPr>
          <w:spacing w:val="-2"/>
        </w:rPr>
        <w:t xml:space="preserve"> </w:t>
      </w:r>
      <w:r>
        <w:t>an</w:t>
      </w:r>
      <w:r>
        <w:rPr>
          <w:spacing w:val="-2"/>
        </w:rPr>
        <w:t xml:space="preserve"> </w:t>
      </w:r>
      <w:r>
        <w:t>action</w:t>
      </w:r>
      <w:r>
        <w:rPr>
          <w:spacing w:val="-2"/>
        </w:rPr>
        <w:t xml:space="preserve"> </w:t>
      </w:r>
      <w:r>
        <w:t>to</w:t>
      </w:r>
      <w:r>
        <w:rPr>
          <w:spacing w:val="-2"/>
        </w:rPr>
        <w:t xml:space="preserve"> </w:t>
      </w:r>
      <w:r>
        <w:t>enforce</w:t>
      </w:r>
      <w:r>
        <w:rPr>
          <w:spacing w:val="-2"/>
        </w:rPr>
        <w:t xml:space="preserve"> </w:t>
      </w:r>
      <w:r>
        <w:t>its</w:t>
      </w:r>
      <w:r>
        <w:rPr>
          <w:spacing w:val="-2"/>
        </w:rPr>
        <w:t xml:space="preserve"> </w:t>
      </w:r>
      <w:r>
        <w:t>rights</w:t>
      </w:r>
      <w:r>
        <w:rPr>
          <w:spacing w:val="-2"/>
        </w:rPr>
        <w:t xml:space="preserve"> </w:t>
      </w:r>
      <w:r>
        <w:t>under</w:t>
      </w:r>
      <w:r>
        <w:rPr>
          <w:spacing w:val="-2"/>
        </w:rPr>
        <w:t xml:space="preserve"> </w:t>
      </w:r>
      <w:r>
        <w:t>this</w:t>
      </w:r>
      <w:r>
        <w:rPr>
          <w:spacing w:val="-2"/>
        </w:rPr>
        <w:t xml:space="preserve"> </w:t>
      </w:r>
      <w:r>
        <w:t>Settlement Agreement, it is agreed that the prevailing Party shall be entitled to recover its costs and expenses,</w:t>
      </w:r>
      <w:r>
        <w:rPr>
          <w:spacing w:val="-4"/>
        </w:rPr>
        <w:t xml:space="preserve"> </w:t>
      </w:r>
      <w:r>
        <w:t>including</w:t>
      </w:r>
      <w:r>
        <w:rPr>
          <w:spacing w:val="-4"/>
        </w:rPr>
        <w:t xml:space="preserve"> </w:t>
      </w:r>
      <w:r>
        <w:t>the</w:t>
      </w:r>
      <w:r>
        <w:rPr>
          <w:spacing w:val="-4"/>
        </w:rPr>
        <w:t xml:space="preserve"> </w:t>
      </w:r>
      <w:r>
        <w:t>costs</w:t>
      </w:r>
      <w:r>
        <w:rPr>
          <w:spacing w:val="-4"/>
        </w:rPr>
        <w:t xml:space="preserve"> </w:t>
      </w:r>
      <w:r>
        <w:t>of</w:t>
      </w:r>
      <w:r>
        <w:rPr>
          <w:spacing w:val="-4"/>
        </w:rPr>
        <w:t xml:space="preserve"> </w:t>
      </w:r>
      <w:r>
        <w:t>mediation,</w:t>
      </w:r>
      <w:r>
        <w:rPr>
          <w:spacing w:val="-4"/>
        </w:rPr>
        <w:t xml:space="preserve"> </w:t>
      </w:r>
      <w:r>
        <w:t>arbitration,</w:t>
      </w:r>
      <w:r>
        <w:rPr>
          <w:spacing w:val="-4"/>
        </w:rPr>
        <w:t xml:space="preserve"> </w:t>
      </w:r>
      <w:r>
        <w:t>litigation,</w:t>
      </w:r>
      <w:r>
        <w:rPr>
          <w:spacing w:val="-4"/>
        </w:rPr>
        <w:t xml:space="preserve"> </w:t>
      </w:r>
      <w:r>
        <w:t>court</w:t>
      </w:r>
      <w:r>
        <w:rPr>
          <w:spacing w:val="-4"/>
        </w:rPr>
        <w:t xml:space="preserve"> </w:t>
      </w:r>
      <w:r>
        <w:t>fees,</w:t>
      </w:r>
      <w:r>
        <w:rPr>
          <w:spacing w:val="-4"/>
        </w:rPr>
        <w:t xml:space="preserve"> </w:t>
      </w:r>
      <w:r>
        <w:t>and</w:t>
      </w:r>
      <w:r>
        <w:rPr>
          <w:spacing w:val="-4"/>
        </w:rPr>
        <w:t xml:space="preserve"> </w:t>
      </w:r>
      <w:r>
        <w:t>reasonable attorneys’ fees incurred in connection with such an action.</w:t>
      </w:r>
    </w:p>
    <w:p w14:paraId="0EAD4F4D" w14:textId="77777777" w:rsidR="00CC7C35" w:rsidRDefault="005C49C0">
      <w:pPr>
        <w:pStyle w:val="Heading2"/>
        <w:numPr>
          <w:ilvl w:val="0"/>
          <w:numId w:val="1"/>
        </w:numPr>
        <w:tabs>
          <w:tab w:val="left" w:pos="2194"/>
        </w:tabs>
        <w:spacing w:before="242"/>
        <w:ind w:left="2194" w:hanging="669"/>
        <w:jc w:val="left"/>
        <w:rPr>
          <w:u w:val="none"/>
        </w:rPr>
      </w:pPr>
      <w:r>
        <w:rPr>
          <w:spacing w:val="-2"/>
        </w:rPr>
        <w:t>ASSIGNMENT</w:t>
      </w:r>
    </w:p>
    <w:p w14:paraId="0EAD4F4E" w14:textId="77777777" w:rsidR="00CC7C35" w:rsidRDefault="00CC7C35">
      <w:pPr>
        <w:pStyle w:val="BodyText"/>
        <w:spacing w:before="124"/>
        <w:rPr>
          <w:b/>
        </w:rPr>
      </w:pPr>
    </w:p>
    <w:p w14:paraId="0EAD4F4F" w14:textId="77777777" w:rsidR="00CC7C35" w:rsidRDefault="005C49C0">
      <w:pPr>
        <w:pStyle w:val="BodyText"/>
        <w:spacing w:line="369" w:lineRule="auto"/>
        <w:ind w:left="2160" w:right="1504"/>
      </w:pPr>
      <w:r>
        <w:t>Each</w:t>
      </w:r>
      <w:r>
        <w:rPr>
          <w:spacing w:val="-4"/>
        </w:rPr>
        <w:t xml:space="preserve"> </w:t>
      </w:r>
      <w:r>
        <w:t>Party</w:t>
      </w:r>
      <w:r>
        <w:rPr>
          <w:spacing w:val="-4"/>
        </w:rPr>
        <w:t xml:space="preserve"> </w:t>
      </w:r>
      <w:r>
        <w:t>hereby</w:t>
      </w:r>
      <w:r>
        <w:rPr>
          <w:spacing w:val="-4"/>
        </w:rPr>
        <w:t xml:space="preserve"> </w:t>
      </w:r>
      <w:r>
        <w:t>represents</w:t>
      </w:r>
      <w:r>
        <w:rPr>
          <w:spacing w:val="-4"/>
        </w:rPr>
        <w:t xml:space="preserve"> </w:t>
      </w:r>
      <w:r>
        <w:t>and</w:t>
      </w:r>
      <w:r>
        <w:rPr>
          <w:spacing w:val="-4"/>
        </w:rPr>
        <w:t xml:space="preserve"> </w:t>
      </w:r>
      <w:r>
        <w:t>warrants</w:t>
      </w:r>
      <w:r>
        <w:rPr>
          <w:spacing w:val="-4"/>
        </w:rPr>
        <w:t xml:space="preserve"> </w:t>
      </w:r>
      <w:r>
        <w:t>that</w:t>
      </w:r>
      <w:r>
        <w:rPr>
          <w:spacing w:val="-4"/>
        </w:rPr>
        <w:t xml:space="preserve"> </w:t>
      </w:r>
      <w:r>
        <w:t>they</w:t>
      </w:r>
      <w:r>
        <w:rPr>
          <w:spacing w:val="-4"/>
        </w:rPr>
        <w:t xml:space="preserve"> </w:t>
      </w:r>
      <w:r>
        <w:t>have</w:t>
      </w:r>
      <w:r>
        <w:rPr>
          <w:spacing w:val="-4"/>
        </w:rPr>
        <w:t xml:space="preserve"> </w:t>
      </w:r>
      <w:r>
        <w:t>not</w:t>
      </w:r>
      <w:r>
        <w:rPr>
          <w:spacing w:val="-4"/>
        </w:rPr>
        <w:t xml:space="preserve"> </w:t>
      </w:r>
      <w:r>
        <w:t>assigned,</w:t>
      </w:r>
      <w:r>
        <w:rPr>
          <w:spacing w:val="-4"/>
        </w:rPr>
        <w:t xml:space="preserve"> </w:t>
      </w:r>
      <w:r>
        <w:t>conveyed</w:t>
      </w:r>
      <w:r>
        <w:rPr>
          <w:spacing w:val="-4"/>
        </w:rPr>
        <w:t xml:space="preserve"> </w:t>
      </w:r>
      <w:r>
        <w:t>or</w:t>
      </w:r>
      <w:r>
        <w:rPr>
          <w:spacing w:val="-4"/>
        </w:rPr>
        <w:t xml:space="preserve"> </w:t>
      </w:r>
      <w:r>
        <w:t>granted</w:t>
      </w:r>
      <w:r>
        <w:rPr>
          <w:spacing w:val="-4"/>
        </w:rPr>
        <w:t xml:space="preserve"> </w:t>
      </w:r>
      <w:r>
        <w:t>any right, option, or interest in, or otherwise transferred in any manner whatsoever to any person or entity, any right, claim or cause of action that is the subject of this Settlement Agreement.</w:t>
      </w:r>
    </w:p>
    <w:p w14:paraId="0EAD4F50" w14:textId="77777777" w:rsidR="00CC7C35" w:rsidRDefault="005C49C0">
      <w:pPr>
        <w:pStyle w:val="Heading2"/>
        <w:numPr>
          <w:ilvl w:val="0"/>
          <w:numId w:val="1"/>
        </w:numPr>
        <w:tabs>
          <w:tab w:val="left" w:pos="2194"/>
        </w:tabs>
        <w:ind w:left="2194" w:hanging="669"/>
        <w:jc w:val="left"/>
        <w:rPr>
          <w:u w:val="none"/>
        </w:rPr>
      </w:pPr>
      <w:r>
        <w:t>NO</w:t>
      </w:r>
      <w:r>
        <w:rPr>
          <w:spacing w:val="-11"/>
        </w:rPr>
        <w:t xml:space="preserve"> </w:t>
      </w:r>
      <w:r>
        <w:t>ORAL</w:t>
      </w:r>
      <w:r>
        <w:rPr>
          <w:spacing w:val="-9"/>
        </w:rPr>
        <w:t xml:space="preserve"> </w:t>
      </w:r>
      <w:r>
        <w:t>MODIFICATION</w:t>
      </w:r>
      <w:r>
        <w:rPr>
          <w:spacing w:val="-9"/>
        </w:rPr>
        <w:t xml:space="preserve"> </w:t>
      </w:r>
      <w:r>
        <w:t>OR</w:t>
      </w:r>
      <w:r>
        <w:rPr>
          <w:spacing w:val="-9"/>
        </w:rPr>
        <w:t xml:space="preserve"> </w:t>
      </w:r>
      <w:r>
        <w:rPr>
          <w:spacing w:val="-2"/>
        </w:rPr>
        <w:t>WAIVER</w:t>
      </w:r>
    </w:p>
    <w:p w14:paraId="0EAD4F51" w14:textId="77777777" w:rsidR="00CC7C35" w:rsidRDefault="00CC7C35">
      <w:pPr>
        <w:pStyle w:val="BodyText"/>
        <w:spacing w:before="124"/>
        <w:rPr>
          <w:b/>
        </w:rPr>
      </w:pPr>
    </w:p>
    <w:p w14:paraId="0EAD4F52" w14:textId="77777777" w:rsidR="00CC7C35" w:rsidRDefault="005C49C0">
      <w:pPr>
        <w:pStyle w:val="BodyText"/>
        <w:spacing w:line="369" w:lineRule="auto"/>
        <w:ind w:left="2160" w:right="1394"/>
      </w:pPr>
      <w:r>
        <w:t>Each</w:t>
      </w:r>
      <w:r>
        <w:rPr>
          <w:spacing w:val="-3"/>
        </w:rPr>
        <w:t xml:space="preserve"> </w:t>
      </w:r>
      <w:r>
        <w:t>of</w:t>
      </w:r>
      <w:r>
        <w:rPr>
          <w:spacing w:val="-3"/>
        </w:rPr>
        <w:t xml:space="preserve"> </w:t>
      </w:r>
      <w:r>
        <w:t>the</w:t>
      </w:r>
      <w:r>
        <w:rPr>
          <w:spacing w:val="-3"/>
        </w:rPr>
        <w:t xml:space="preserve"> </w:t>
      </w:r>
      <w:r>
        <w:t>Parties</w:t>
      </w:r>
      <w:r>
        <w:rPr>
          <w:spacing w:val="-3"/>
        </w:rPr>
        <w:t xml:space="preserve"> </w:t>
      </w:r>
      <w:r>
        <w:t>understands</w:t>
      </w:r>
      <w:r>
        <w:rPr>
          <w:spacing w:val="-3"/>
        </w:rPr>
        <w:t xml:space="preserve"> </w:t>
      </w:r>
      <w:r>
        <w:t>and</w:t>
      </w:r>
      <w:r>
        <w:rPr>
          <w:spacing w:val="-3"/>
        </w:rPr>
        <w:t xml:space="preserve"> </w:t>
      </w:r>
      <w:r>
        <w:t>agrees</w:t>
      </w:r>
      <w:r>
        <w:rPr>
          <w:spacing w:val="-3"/>
        </w:rPr>
        <w:t xml:space="preserve"> </w:t>
      </w:r>
      <w:r>
        <w:t>that</w:t>
      </w:r>
      <w:r>
        <w:rPr>
          <w:spacing w:val="-3"/>
        </w:rPr>
        <w:t xml:space="preserve"> </w:t>
      </w:r>
      <w:r>
        <w:t>this</w:t>
      </w:r>
      <w:r>
        <w:rPr>
          <w:spacing w:val="-3"/>
        </w:rPr>
        <w:t xml:space="preserve"> </w:t>
      </w:r>
      <w:r>
        <w:t>Settlement</w:t>
      </w:r>
      <w:r>
        <w:rPr>
          <w:spacing w:val="-3"/>
        </w:rPr>
        <w:t xml:space="preserve"> </w:t>
      </w:r>
      <w:r>
        <w:t>Agreement</w:t>
      </w:r>
      <w:r>
        <w:rPr>
          <w:spacing w:val="-3"/>
        </w:rPr>
        <w:t xml:space="preserve"> </w:t>
      </w:r>
      <w:r>
        <w:t>shall</w:t>
      </w:r>
      <w:r>
        <w:rPr>
          <w:spacing w:val="-3"/>
        </w:rPr>
        <w:t xml:space="preserve"> </w:t>
      </w:r>
      <w:r>
        <w:t>not</w:t>
      </w:r>
      <w:r>
        <w:rPr>
          <w:spacing w:val="-3"/>
        </w:rPr>
        <w:t xml:space="preserve"> </w:t>
      </w:r>
      <w:r>
        <w:t>be</w:t>
      </w:r>
      <w:r>
        <w:rPr>
          <w:spacing w:val="-3"/>
        </w:rPr>
        <w:t xml:space="preserve"> </w:t>
      </w:r>
      <w:r>
        <w:t>changed</w:t>
      </w:r>
      <w:r>
        <w:rPr>
          <w:spacing w:val="-3"/>
        </w:rPr>
        <w:t xml:space="preserve"> </w:t>
      </w:r>
      <w:r>
        <w:t xml:space="preserve">or amended in any respect, nor any of its provisions </w:t>
      </w:r>
      <w:proofErr w:type="gramStart"/>
      <w:r>
        <w:t>waived</w:t>
      </w:r>
      <w:proofErr w:type="gramEnd"/>
      <w:r>
        <w:t>, except by a writing executed by all of the Parties hereto or their authorized representatives.</w:t>
      </w:r>
    </w:p>
    <w:p w14:paraId="0EAD4F53" w14:textId="77777777" w:rsidR="00CC7C35" w:rsidRDefault="00CC7C35">
      <w:pPr>
        <w:pStyle w:val="BodyText"/>
      </w:pPr>
    </w:p>
    <w:p w14:paraId="0EAD4F54" w14:textId="77777777" w:rsidR="00CC7C35" w:rsidRDefault="00CC7C35">
      <w:pPr>
        <w:pStyle w:val="BodyText"/>
      </w:pPr>
    </w:p>
    <w:p w14:paraId="0EAD4F55" w14:textId="77777777" w:rsidR="00CC7C35" w:rsidRDefault="00CC7C35">
      <w:pPr>
        <w:pStyle w:val="BodyText"/>
      </w:pPr>
    </w:p>
    <w:p w14:paraId="0EAD4F56" w14:textId="77777777" w:rsidR="00CC7C35" w:rsidRDefault="00CC7C35">
      <w:pPr>
        <w:pStyle w:val="BodyText"/>
      </w:pPr>
    </w:p>
    <w:p w14:paraId="0EAD4F57" w14:textId="77777777" w:rsidR="00CC7C35" w:rsidRDefault="00CC7C35">
      <w:pPr>
        <w:pStyle w:val="BodyText"/>
      </w:pPr>
    </w:p>
    <w:p w14:paraId="0EAD4F58" w14:textId="77777777" w:rsidR="00CC7C35" w:rsidRDefault="00CC7C35">
      <w:pPr>
        <w:pStyle w:val="BodyText"/>
        <w:spacing w:before="29"/>
      </w:pPr>
    </w:p>
    <w:p w14:paraId="0EAD4F59" w14:textId="77777777" w:rsidR="00CC7C35" w:rsidRDefault="005C49C0">
      <w:pPr>
        <w:ind w:left="1700" w:right="1700"/>
        <w:jc w:val="center"/>
        <w:rPr>
          <w:i/>
          <w:sz w:val="24"/>
        </w:rPr>
      </w:pPr>
      <w:r>
        <w:rPr>
          <w:i/>
          <w:sz w:val="24"/>
        </w:rPr>
        <w:t>Signature</w:t>
      </w:r>
      <w:r>
        <w:rPr>
          <w:i/>
          <w:spacing w:val="-5"/>
          <w:sz w:val="24"/>
        </w:rPr>
        <w:t xml:space="preserve"> </w:t>
      </w:r>
      <w:r>
        <w:rPr>
          <w:i/>
          <w:sz w:val="24"/>
        </w:rPr>
        <w:t>page</w:t>
      </w:r>
      <w:r>
        <w:rPr>
          <w:i/>
          <w:spacing w:val="-4"/>
          <w:sz w:val="24"/>
        </w:rPr>
        <w:t xml:space="preserve"> </w:t>
      </w:r>
      <w:r>
        <w:rPr>
          <w:i/>
          <w:spacing w:val="-2"/>
          <w:sz w:val="24"/>
        </w:rPr>
        <w:t>follows</w:t>
      </w:r>
    </w:p>
    <w:p w14:paraId="0EAD4F5A" w14:textId="77777777" w:rsidR="00CC7C35" w:rsidRDefault="00CC7C35">
      <w:pPr>
        <w:jc w:val="center"/>
        <w:rPr>
          <w:i/>
          <w:sz w:val="24"/>
        </w:rPr>
        <w:sectPr w:rsidR="00CC7C35">
          <w:pgSz w:w="12240" w:h="15840"/>
          <w:pgMar w:top="1380" w:right="0" w:bottom="960" w:left="0" w:header="0" w:footer="776" w:gutter="0"/>
          <w:cols w:space="720"/>
        </w:sectPr>
      </w:pPr>
    </w:p>
    <w:p w14:paraId="0EAD4F5B" w14:textId="77777777" w:rsidR="00CC7C35" w:rsidRDefault="005C49C0">
      <w:pPr>
        <w:pStyle w:val="Heading1"/>
        <w:spacing w:before="66" w:line="379" w:lineRule="auto"/>
        <w:ind w:right="1504"/>
      </w:pPr>
      <w:r>
        <w:lastRenderedPageBreak/>
        <w:t>IN</w:t>
      </w:r>
      <w:r>
        <w:rPr>
          <w:spacing w:val="38"/>
        </w:rPr>
        <w:t xml:space="preserve"> </w:t>
      </w:r>
      <w:r>
        <w:t>WITNESS</w:t>
      </w:r>
      <w:r>
        <w:rPr>
          <w:spacing w:val="38"/>
        </w:rPr>
        <w:t xml:space="preserve"> </w:t>
      </w:r>
      <w:r>
        <w:t xml:space="preserve">WHEREOF, the </w:t>
      </w:r>
      <w:proofErr w:type="gramStart"/>
      <w:r>
        <w:t>Parties,</w:t>
      </w:r>
      <w:proofErr w:type="gramEnd"/>
      <w:r>
        <w:t xml:space="preserve"> have duly authorized and caused this Settlement</w:t>
      </w:r>
      <w:r>
        <w:rPr>
          <w:spacing w:val="40"/>
        </w:rPr>
        <w:t xml:space="preserve"> </w:t>
      </w:r>
      <w:r>
        <w:t>Agreement to be executed as follows:</w:t>
      </w:r>
    </w:p>
    <w:p w14:paraId="0EAD4F5C" w14:textId="77777777" w:rsidR="00CC7C35" w:rsidRDefault="005C49C0">
      <w:pPr>
        <w:spacing w:before="238"/>
        <w:ind w:left="1700"/>
        <w:jc w:val="center"/>
        <w:rPr>
          <w:b/>
          <w:sz w:val="24"/>
        </w:rPr>
      </w:pPr>
      <w:r>
        <w:rPr>
          <w:b/>
          <w:sz w:val="24"/>
        </w:rPr>
        <w:t xml:space="preserve">Ravi </w:t>
      </w:r>
      <w:r>
        <w:rPr>
          <w:b/>
          <w:spacing w:val="-4"/>
          <w:sz w:val="24"/>
        </w:rPr>
        <w:t>Jain</w:t>
      </w:r>
    </w:p>
    <w:p w14:paraId="0EAD4F5D" w14:textId="77777777" w:rsidR="00CC7C35" w:rsidRDefault="00CC7C35">
      <w:pPr>
        <w:pStyle w:val="BodyText"/>
        <w:rPr>
          <w:b/>
          <w:sz w:val="24"/>
        </w:rPr>
      </w:pPr>
    </w:p>
    <w:p w14:paraId="0EAD4F5E" w14:textId="77777777" w:rsidR="00CC7C35" w:rsidRDefault="00CC7C35">
      <w:pPr>
        <w:pStyle w:val="BodyText"/>
        <w:rPr>
          <w:b/>
          <w:sz w:val="24"/>
        </w:rPr>
      </w:pPr>
    </w:p>
    <w:p w14:paraId="0EAD4F5F" w14:textId="77777777" w:rsidR="00CC7C35" w:rsidRDefault="00CC7C35">
      <w:pPr>
        <w:pStyle w:val="BodyText"/>
        <w:spacing w:before="246"/>
        <w:rPr>
          <w:b/>
          <w:sz w:val="24"/>
        </w:rPr>
      </w:pPr>
    </w:p>
    <w:p w14:paraId="0EAD4F60" w14:textId="77777777" w:rsidR="00CC7C35" w:rsidRDefault="005C49C0">
      <w:pPr>
        <w:tabs>
          <w:tab w:val="left" w:pos="4415"/>
          <w:tab w:val="left" w:pos="6479"/>
          <w:tab w:val="left" w:pos="10482"/>
        </w:tabs>
        <w:ind w:left="1440"/>
        <w:rPr>
          <w:sz w:val="24"/>
        </w:rPr>
      </w:pPr>
      <w:r>
        <w:rPr>
          <w:spacing w:val="-2"/>
          <w:sz w:val="24"/>
        </w:rPr>
        <w:t>Dated:</w:t>
      </w:r>
      <w:r>
        <w:rPr>
          <w:sz w:val="24"/>
          <w:u w:val="single"/>
        </w:rPr>
        <w:tab/>
      </w:r>
      <w:r>
        <w:rPr>
          <w:sz w:val="24"/>
        </w:rPr>
        <w:tab/>
      </w:r>
      <w:r>
        <w:rPr>
          <w:spacing w:val="-5"/>
          <w:sz w:val="24"/>
        </w:rPr>
        <w:t>By:</w:t>
      </w:r>
      <w:r>
        <w:rPr>
          <w:sz w:val="24"/>
          <w:u w:val="single"/>
        </w:rPr>
        <w:tab/>
      </w:r>
    </w:p>
    <w:p w14:paraId="0EAD4F61" w14:textId="77777777" w:rsidR="00CC7C35" w:rsidRDefault="00CC7C35">
      <w:pPr>
        <w:pStyle w:val="BodyText"/>
        <w:rPr>
          <w:sz w:val="24"/>
        </w:rPr>
      </w:pPr>
    </w:p>
    <w:p w14:paraId="0EAD4F62" w14:textId="77777777" w:rsidR="00CC7C35" w:rsidRDefault="00CC7C35">
      <w:pPr>
        <w:pStyle w:val="BodyText"/>
        <w:rPr>
          <w:sz w:val="24"/>
        </w:rPr>
      </w:pPr>
    </w:p>
    <w:p w14:paraId="0EAD4F63" w14:textId="77777777" w:rsidR="00CC7C35" w:rsidRDefault="00CC7C35">
      <w:pPr>
        <w:pStyle w:val="BodyText"/>
        <w:spacing w:before="246"/>
        <w:rPr>
          <w:sz w:val="24"/>
        </w:rPr>
      </w:pPr>
    </w:p>
    <w:p w14:paraId="0EAD4F64" w14:textId="77777777" w:rsidR="00CC7C35" w:rsidRDefault="005C49C0">
      <w:pPr>
        <w:pStyle w:val="Heading1"/>
        <w:ind w:left="6480"/>
      </w:pPr>
      <w:r>
        <w:t xml:space="preserve">SUNRUN </w:t>
      </w:r>
      <w:r>
        <w:rPr>
          <w:spacing w:val="-4"/>
        </w:rPr>
        <w:t>INC.</w:t>
      </w:r>
    </w:p>
    <w:p w14:paraId="0EAD4F65" w14:textId="77777777" w:rsidR="00CC7C35" w:rsidRDefault="00CC7C35">
      <w:pPr>
        <w:pStyle w:val="BodyText"/>
        <w:rPr>
          <w:b/>
          <w:sz w:val="24"/>
        </w:rPr>
      </w:pPr>
    </w:p>
    <w:p w14:paraId="0EAD4F66" w14:textId="77777777" w:rsidR="00CC7C35" w:rsidRDefault="00CC7C35">
      <w:pPr>
        <w:pStyle w:val="BodyText"/>
        <w:rPr>
          <w:b/>
          <w:sz w:val="24"/>
        </w:rPr>
      </w:pPr>
    </w:p>
    <w:p w14:paraId="0EAD4F67" w14:textId="77777777" w:rsidR="00CC7C35" w:rsidRDefault="00CC7C35">
      <w:pPr>
        <w:pStyle w:val="BodyText"/>
        <w:spacing w:before="92"/>
        <w:rPr>
          <w:b/>
          <w:sz w:val="24"/>
        </w:rPr>
      </w:pPr>
    </w:p>
    <w:p w14:paraId="0EAD4F68" w14:textId="77777777" w:rsidR="00CC7C35" w:rsidRDefault="005C49C0">
      <w:pPr>
        <w:tabs>
          <w:tab w:val="left" w:pos="4415"/>
          <w:tab w:val="left" w:pos="6479"/>
          <w:tab w:val="left" w:pos="10482"/>
        </w:tabs>
        <w:spacing w:line="430" w:lineRule="atLeast"/>
        <w:ind w:left="6480" w:right="1756" w:hanging="5040"/>
        <w:rPr>
          <w:sz w:val="24"/>
        </w:rPr>
      </w:pPr>
      <w:r>
        <w:rPr>
          <w:spacing w:val="-2"/>
          <w:sz w:val="24"/>
        </w:rPr>
        <w:t>Dated</w:t>
      </w:r>
      <w:proofErr w:type="gramStart"/>
      <w:r>
        <w:rPr>
          <w:spacing w:val="-2"/>
          <w:sz w:val="24"/>
        </w:rPr>
        <w:t>:</w:t>
      </w:r>
      <w:r>
        <w:rPr>
          <w:sz w:val="24"/>
          <w:u w:val="single"/>
        </w:rPr>
        <w:tab/>
      </w:r>
      <w:r>
        <w:rPr>
          <w:sz w:val="24"/>
        </w:rPr>
        <w:tab/>
      </w:r>
      <w:r>
        <w:rPr>
          <w:spacing w:val="-4"/>
          <w:sz w:val="24"/>
        </w:rPr>
        <w:t>By</w:t>
      </w:r>
      <w:proofErr w:type="gramEnd"/>
      <w:r>
        <w:rPr>
          <w:spacing w:val="-4"/>
          <w:sz w:val="24"/>
        </w:rPr>
        <w:t>:</w:t>
      </w:r>
      <w:r>
        <w:rPr>
          <w:sz w:val="24"/>
          <w:u w:val="single"/>
        </w:rPr>
        <w:tab/>
      </w:r>
      <w:r>
        <w:rPr>
          <w:sz w:val="24"/>
        </w:rPr>
        <w:t xml:space="preserve"> Kelley Molton</w:t>
      </w:r>
    </w:p>
    <w:p w14:paraId="0EAD4F69" w14:textId="77777777" w:rsidR="00CC7C35" w:rsidRDefault="005C49C0">
      <w:pPr>
        <w:spacing w:before="14"/>
        <w:ind w:left="6480"/>
        <w:rPr>
          <w:sz w:val="24"/>
        </w:rPr>
      </w:pPr>
      <w:r>
        <w:rPr>
          <w:sz w:val="24"/>
        </w:rPr>
        <w:t>Director,</w:t>
      </w:r>
      <w:r>
        <w:rPr>
          <w:spacing w:val="-5"/>
          <w:sz w:val="24"/>
        </w:rPr>
        <w:t xml:space="preserve"> </w:t>
      </w:r>
      <w:r>
        <w:rPr>
          <w:sz w:val="24"/>
        </w:rPr>
        <w:t>Customer</w:t>
      </w:r>
      <w:r>
        <w:rPr>
          <w:spacing w:val="-5"/>
          <w:sz w:val="24"/>
        </w:rPr>
        <w:t xml:space="preserve"> </w:t>
      </w:r>
      <w:r>
        <w:rPr>
          <w:spacing w:val="-2"/>
          <w:sz w:val="24"/>
        </w:rPr>
        <w:t>Solutions</w:t>
      </w:r>
    </w:p>
    <w:sectPr w:rsidR="00CC7C35">
      <w:pgSz w:w="12240" w:h="15840"/>
      <w:pgMar w:top="1620" w:right="0" w:bottom="960" w:left="0" w:header="0"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D4F71" w14:textId="77777777" w:rsidR="005C49C0" w:rsidRDefault="005C49C0">
      <w:r>
        <w:separator/>
      </w:r>
    </w:p>
  </w:endnote>
  <w:endnote w:type="continuationSeparator" w:id="0">
    <w:p w14:paraId="0EAD4F73" w14:textId="77777777" w:rsidR="005C49C0" w:rsidRDefault="005C4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4F6C" w14:textId="77777777" w:rsidR="00CC7C35" w:rsidRDefault="005C49C0">
    <w:pPr>
      <w:pStyle w:val="BodyText"/>
      <w:spacing w:line="14" w:lineRule="auto"/>
      <w:rPr>
        <w:sz w:val="20"/>
      </w:rPr>
    </w:pPr>
    <w:r>
      <w:rPr>
        <w:noProof/>
        <w:sz w:val="20"/>
      </w:rPr>
      <mc:AlternateContent>
        <mc:Choice Requires="wps">
          <w:drawing>
            <wp:anchor distT="0" distB="0" distL="0" distR="0" simplePos="0" relativeHeight="487513600" behindDoc="1" locked="0" layoutInCell="1" allowOverlap="1" wp14:anchorId="0EAD4F6D" wp14:editId="0EAD4F6E">
              <wp:simplePos x="0" y="0"/>
              <wp:positionH relativeFrom="page">
                <wp:posOffset>3816362</wp:posOffset>
              </wp:positionH>
              <wp:positionV relativeFrom="page">
                <wp:posOffset>9425798</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0EAD4F6F" w14:textId="77777777" w:rsidR="00CC7C35" w:rsidRDefault="005C49C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0EAD4F6D" id="_x0000_t202" coordsize="21600,21600" o:spt="202" path="m,l,21600r21600,l21600,xe">
              <v:stroke joinstyle="miter"/>
              <v:path gradientshapeok="t" o:connecttype="rect"/>
            </v:shapetype>
            <v:shape id="Textbox 1" o:spid="_x0000_s1026" type="#_x0000_t202" style="position:absolute;margin-left:300.5pt;margin-top:742.2pt;width:12pt;height:13.1pt;z-index:-1580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" filled="f" stroked="f">
              <v:textbox inset="0,0,0,0">
                <w:txbxContent>
                  <w:p w14:paraId="0EAD4F6F" w14:textId="77777777" w:rsidR="00CC7C35" w:rsidRDefault="005C49C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D4F6D" w14:textId="77777777" w:rsidR="005C49C0" w:rsidRDefault="005C49C0">
      <w:r>
        <w:separator/>
      </w:r>
    </w:p>
  </w:footnote>
  <w:footnote w:type="continuationSeparator" w:id="0">
    <w:p w14:paraId="0EAD4F6F" w14:textId="77777777" w:rsidR="005C49C0" w:rsidRDefault="005C49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5A15"/>
    <w:multiLevelType w:val="multilevel"/>
    <w:tmpl w:val="59F8D2BC"/>
    <w:lvl w:ilvl="0">
      <w:start w:val="1"/>
      <w:numFmt w:val="decimal"/>
      <w:lvlText w:val="%1."/>
      <w:lvlJc w:val="left"/>
      <w:pPr>
        <w:ind w:left="2299" w:hanging="665"/>
        <w:jc w:val="right"/>
      </w:pPr>
      <w:rPr>
        <w:rFonts w:ascii="Times New Roman" w:eastAsia="Times New Roman" w:hAnsi="Times New Roman" w:cs="Times New Roman" w:hint="default"/>
        <w:b/>
        <w:bCs/>
        <w:i w:val="0"/>
        <w:iCs w:val="0"/>
        <w:spacing w:val="-1"/>
        <w:w w:val="100"/>
        <w:sz w:val="22"/>
        <w:szCs w:val="22"/>
        <w:lang w:val="en-US" w:eastAsia="en-US" w:bidi="ar-SA"/>
      </w:rPr>
    </w:lvl>
    <w:lvl w:ilvl="1">
      <w:start w:val="1"/>
      <w:numFmt w:val="decimal"/>
      <w:lvlText w:val="%1.%2."/>
      <w:lvlJc w:val="left"/>
      <w:pPr>
        <w:ind w:left="2880" w:hanging="690"/>
        <w:jc w:val="left"/>
      </w:pPr>
      <w:rPr>
        <w:rFonts w:ascii="Times New Roman" w:eastAsia="Times New Roman" w:hAnsi="Times New Roman" w:cs="Times New Roman" w:hint="default"/>
        <w:b/>
        <w:bCs/>
        <w:i w:val="0"/>
        <w:iCs w:val="0"/>
        <w:spacing w:val="-1"/>
        <w:w w:val="100"/>
        <w:sz w:val="22"/>
        <w:szCs w:val="22"/>
        <w:lang w:val="en-US" w:eastAsia="en-US" w:bidi="ar-SA"/>
      </w:rPr>
    </w:lvl>
    <w:lvl w:ilvl="2">
      <w:start w:val="1"/>
      <w:numFmt w:val="decimal"/>
      <w:lvlText w:val="%1.%2.%3."/>
      <w:lvlJc w:val="left"/>
      <w:pPr>
        <w:ind w:left="3600" w:hanging="855"/>
        <w:jc w:val="left"/>
      </w:pPr>
      <w:rPr>
        <w:rFonts w:ascii="Times New Roman" w:eastAsia="Times New Roman" w:hAnsi="Times New Roman" w:cs="Times New Roman" w:hint="default"/>
        <w:b/>
        <w:bCs/>
        <w:i w:val="0"/>
        <w:iCs w:val="0"/>
        <w:spacing w:val="-1"/>
        <w:w w:val="100"/>
        <w:sz w:val="22"/>
        <w:szCs w:val="22"/>
        <w:lang w:val="en-US" w:eastAsia="en-US" w:bidi="ar-SA"/>
      </w:rPr>
    </w:lvl>
    <w:lvl w:ilvl="3">
      <w:numFmt w:val="bullet"/>
      <w:lvlText w:val="•"/>
      <w:lvlJc w:val="left"/>
      <w:pPr>
        <w:ind w:left="4680" w:hanging="855"/>
      </w:pPr>
      <w:rPr>
        <w:rFonts w:hint="default"/>
        <w:lang w:val="en-US" w:eastAsia="en-US" w:bidi="ar-SA"/>
      </w:rPr>
    </w:lvl>
    <w:lvl w:ilvl="4">
      <w:numFmt w:val="bullet"/>
      <w:lvlText w:val="•"/>
      <w:lvlJc w:val="left"/>
      <w:pPr>
        <w:ind w:left="5760" w:hanging="855"/>
      </w:pPr>
      <w:rPr>
        <w:rFonts w:hint="default"/>
        <w:lang w:val="en-US" w:eastAsia="en-US" w:bidi="ar-SA"/>
      </w:rPr>
    </w:lvl>
    <w:lvl w:ilvl="5">
      <w:numFmt w:val="bullet"/>
      <w:lvlText w:val="•"/>
      <w:lvlJc w:val="left"/>
      <w:pPr>
        <w:ind w:left="6840" w:hanging="855"/>
      </w:pPr>
      <w:rPr>
        <w:rFonts w:hint="default"/>
        <w:lang w:val="en-US" w:eastAsia="en-US" w:bidi="ar-SA"/>
      </w:rPr>
    </w:lvl>
    <w:lvl w:ilvl="6">
      <w:numFmt w:val="bullet"/>
      <w:lvlText w:val="•"/>
      <w:lvlJc w:val="left"/>
      <w:pPr>
        <w:ind w:left="7920" w:hanging="855"/>
      </w:pPr>
      <w:rPr>
        <w:rFonts w:hint="default"/>
        <w:lang w:val="en-US" w:eastAsia="en-US" w:bidi="ar-SA"/>
      </w:rPr>
    </w:lvl>
    <w:lvl w:ilvl="7">
      <w:numFmt w:val="bullet"/>
      <w:lvlText w:val="•"/>
      <w:lvlJc w:val="left"/>
      <w:pPr>
        <w:ind w:left="9000" w:hanging="855"/>
      </w:pPr>
      <w:rPr>
        <w:rFonts w:hint="default"/>
        <w:lang w:val="en-US" w:eastAsia="en-US" w:bidi="ar-SA"/>
      </w:rPr>
    </w:lvl>
    <w:lvl w:ilvl="8">
      <w:numFmt w:val="bullet"/>
      <w:lvlText w:val="•"/>
      <w:lvlJc w:val="left"/>
      <w:pPr>
        <w:ind w:left="10080" w:hanging="855"/>
      </w:pPr>
      <w:rPr>
        <w:rFonts w:hint="default"/>
        <w:lang w:val="en-US" w:eastAsia="en-US" w:bidi="ar-SA"/>
      </w:rPr>
    </w:lvl>
  </w:abstractNum>
  <w:num w:numId="1" w16cid:durableId="5753614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klin T. Dunn">
    <w15:presenceInfo w15:providerId="AD" w15:userId="S::fdunn@callahan-law.com::a3dcc5be-c6a8-4b34-abe7-0a0d1b7276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35"/>
    <w:rsid w:val="00207B72"/>
    <w:rsid w:val="004741F1"/>
    <w:rsid w:val="005C49C0"/>
    <w:rsid w:val="007012F7"/>
    <w:rsid w:val="0075102E"/>
    <w:rsid w:val="00C33F04"/>
    <w:rsid w:val="00CC7C35"/>
    <w:rsid w:val="00D61F53"/>
    <w:rsid w:val="00F75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4F05"/>
  <w15:docId w15:val="{43098456-315A-474F-A1ED-1AE9A650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0"/>
      <w:outlineLvl w:val="0"/>
    </w:pPr>
    <w:rPr>
      <w:b/>
      <w:bCs/>
      <w:sz w:val="24"/>
      <w:szCs w:val="24"/>
    </w:rPr>
  </w:style>
  <w:style w:type="paragraph" w:styleId="Heading2">
    <w:name w:val="heading 2"/>
    <w:basedOn w:val="Normal"/>
    <w:uiPriority w:val="9"/>
    <w:unhideWhenUsed/>
    <w:qFormat/>
    <w:pPr>
      <w:spacing w:before="241"/>
      <w:ind w:left="2159" w:hanging="524"/>
      <w:outlineLvl w:val="1"/>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7"/>
      <w:ind w:left="2880" w:hanging="690"/>
    </w:pPr>
  </w:style>
  <w:style w:type="paragraph" w:customStyle="1" w:styleId="TableParagraph">
    <w:name w:val="Table Paragraph"/>
    <w:basedOn w:val="Normal"/>
    <w:uiPriority w:val="1"/>
    <w:qFormat/>
  </w:style>
  <w:style w:type="paragraph" w:styleId="Revision">
    <w:name w:val="Revision"/>
    <w:hidden/>
    <w:uiPriority w:val="99"/>
    <w:semiHidden/>
    <w:rsid w:val="007012F7"/>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egalEscalations@Sunru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9</Pages>
  <Words>2543</Words>
  <Characters>13580</Characters>
  <Application>Microsoft Office Word</Application>
  <DocSecurity>0</DocSecurity>
  <Lines>226</Lines>
  <Paragraphs>57</Paragraphs>
  <ScaleCrop>false</ScaleCrop>
  <HeadingPairs>
    <vt:vector size="2" baseType="variant">
      <vt:variant>
        <vt:lpstr>Title</vt:lpstr>
      </vt:variant>
      <vt:variant>
        <vt:i4>1</vt:i4>
      </vt:variant>
    </vt:vector>
  </HeadingPairs>
  <TitlesOfParts>
    <vt:vector size="1" baseType="lpstr">
      <vt:lpstr>Direct to Attorney SC1772672455 Ravi Jain</vt:lpstr>
    </vt:vector>
  </TitlesOfParts>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to Attorney SC1772672455 Ravi Jain</dc:title>
  <dc:creator>Franklin T. Dunn</dc:creator>
  <cp:lastModifiedBy>Franklin T. Dunn</cp:lastModifiedBy>
  <cp:revision>6</cp:revision>
  <cp:lastPrinted>2026-05-07T21:29:00Z</cp:lastPrinted>
  <dcterms:created xsi:type="dcterms:W3CDTF">2026-05-07T21:13:00Z</dcterms:created>
  <dcterms:modified xsi:type="dcterms:W3CDTF">2026-05-07T22:03:00Z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Producer">
    <vt:lpwstr>Skia/PDF m149 Google Docs Renderer</vt:lpwstr>
  </property>
  <property fmtid="{D5CDD505-2E9C-101B-9397-08002B2CF9AE}" pid="4" name="LastSaved">
    <vt:filetime>2026-05-07T00:00:00Z</vt:filetime>
  </property>
</Properties>
</file>