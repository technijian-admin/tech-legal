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E2B60" w14:paraId="37CA6721" w14:textId="77777777">
        <w:tblPrEx>
          <w:tblCellMar>
            <w:top w:w="0" w:type="dxa"/>
            <w:bottom w:w="0" w:type="dxa"/>
          </w:tblCellMar>
        </w:tblPrEx>
        <w:tc>
          <w:tcPr>
            <w:tcW w:w="10080" w:type="dxa"/>
            <w:shd w:val="clear" w:color="auto" w:fill="006DB6"/>
            <w:tcMar>
              <w:top w:w="20" w:type="dxa"/>
              <w:left w:w="0" w:type="dxa"/>
              <w:bottom w:w="20" w:type="dxa"/>
              <w:right w:w="0" w:type="dxa"/>
            </w:tcMar>
          </w:tcPr>
          <w:p w14:paraId="7BCE6375" w14:textId="77777777" w:rsidR="000E2B60" w:rsidRDefault="000E2B60"/>
        </w:tc>
      </w:tr>
    </w:tbl>
    <w:p w14:paraId="6AE33EEB" w14:textId="77777777" w:rsidR="000E2B60" w:rsidRDefault="000E2B60">
      <w:pPr>
        <w:spacing w:before="1800"/>
      </w:pPr>
    </w:p>
    <w:p w14:paraId="2AF1A6B9" w14:textId="77777777" w:rsidR="000E2B60" w:rsidRDefault="00000000">
      <w:pPr>
        <w:spacing w:after="600"/>
        <w:jc w:val="center"/>
      </w:pPr>
      <w:r>
        <w:rPr>
          <w:noProof/>
        </w:rPr>
        <w:drawing>
          <wp:inline distT="0" distB="0" distL="0" distR="0" wp14:anchorId="74C48405" wp14:editId="32099DFE">
            <wp:extent cx="2667000" cy="552450"/>
            <wp:effectExtent l="0" t="0" r="0" b="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52450"/>
                    </a:xfrm>
                    <a:prstGeom prst="rect">
                      <a:avLst/>
                    </a:prstGeom>
                  </pic:spPr>
                </pic:pic>
              </a:graphicData>
            </a:graphic>
          </wp:inline>
        </w:drawing>
      </w:r>
    </w:p>
    <w:p w14:paraId="1395C9AC" w14:textId="77777777" w:rsidR="000E2B60" w:rsidRDefault="00000000">
      <w:pPr>
        <w:spacing w:before="400"/>
        <w:jc w:val="center"/>
      </w:pPr>
      <w:r>
        <w:rPr>
          <w:b/>
          <w:bCs/>
          <w:color w:val="1A1A2E"/>
          <w:sz w:val="52"/>
          <w:szCs w:val="52"/>
        </w:rPr>
        <w:t>Master Service Agreement</w:t>
      </w:r>
    </w:p>
    <w:p w14:paraId="74668361" w14:textId="77777777" w:rsidR="000E2B60" w:rsidRDefault="00000000">
      <w:pPr>
        <w:spacing w:before="200"/>
        <w:jc w:val="center"/>
      </w:pPr>
      <w:r>
        <w:rPr>
          <w:sz w:val="26"/>
          <w:szCs w:val="26"/>
        </w:rPr>
        <w:t>Managed IT Services, Cybersecurity &amp; Virtual Staff</w:t>
      </w:r>
    </w:p>
    <w:p w14:paraId="1BCB0D69" w14:textId="77777777" w:rsidR="000E2B60" w:rsidRDefault="00000000">
      <w:pPr>
        <w:spacing w:before="100"/>
        <w:jc w:val="center"/>
      </w:pPr>
      <w:r>
        <w:rPr>
          <w:b/>
          <w:bCs/>
          <w:color w:val="006DB6"/>
          <w:sz w:val="26"/>
          <w:szCs w:val="26"/>
        </w:rPr>
        <w:t>Prepared for Brandywine Homes</w:t>
      </w:r>
    </w:p>
    <w:p w14:paraId="57CE41A5" w14:textId="77777777" w:rsidR="000E2B60" w:rsidRDefault="00000000">
      <w:pPr>
        <w:spacing w:before="200"/>
        <w:jc w:val="center"/>
      </w:pPr>
      <w:r>
        <w:t>May 1, 2026</w:t>
      </w:r>
    </w:p>
    <w:p w14:paraId="1EB9423E" w14:textId="77777777" w:rsidR="000E2B60" w:rsidRDefault="000E2B60">
      <w:pPr>
        <w:spacing w:before="24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E2B60" w14:paraId="598DE26E" w14:textId="77777777">
        <w:tblPrEx>
          <w:tblCellMar>
            <w:top w:w="0" w:type="dxa"/>
            <w:bottom w:w="0" w:type="dxa"/>
          </w:tblCellMar>
        </w:tblPrEx>
        <w:tc>
          <w:tcPr>
            <w:tcW w:w="10080" w:type="dxa"/>
            <w:shd w:val="clear" w:color="auto" w:fill="006DB6"/>
            <w:tcMar>
              <w:top w:w="20" w:type="dxa"/>
              <w:left w:w="0" w:type="dxa"/>
              <w:bottom w:w="20" w:type="dxa"/>
              <w:right w:w="0" w:type="dxa"/>
            </w:tcMar>
          </w:tcPr>
          <w:p w14:paraId="442EFC32" w14:textId="77777777" w:rsidR="000E2B60" w:rsidRDefault="000E2B60"/>
        </w:tc>
      </w:tr>
    </w:tbl>
    <w:p w14:paraId="33346EC1" w14:textId="77777777" w:rsidR="000E2B60" w:rsidRDefault="00000000">
      <w:pPr>
        <w:spacing w:before="120"/>
        <w:jc w:val="center"/>
      </w:pPr>
      <w:r>
        <w:rPr>
          <w:i/>
          <w:iCs/>
          <w:sz w:val="18"/>
          <w:szCs w:val="18"/>
        </w:rPr>
        <w:t>CONFIDENTIAL</w:t>
      </w:r>
    </w:p>
    <w:p w14:paraId="7D899EF4" w14:textId="77777777" w:rsidR="000E2B60" w:rsidRDefault="000E2B60">
      <w:pPr>
        <w:sectPr w:rsidR="000E2B60">
          <w:pgSz w:w="12240" w:h="15840"/>
          <w:pgMar w:top="1080" w:right="1080" w:bottom="1080" w:left="108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E2B60" w14:paraId="61562FD7" w14:textId="77777777">
        <w:tblPrEx>
          <w:tblCellMar>
            <w:top w:w="0" w:type="dxa"/>
            <w:bottom w:w="0" w:type="dxa"/>
          </w:tblCellMar>
        </w:tblPrEx>
        <w:tc>
          <w:tcPr>
            <w:tcW w:w="10080" w:type="dxa"/>
            <w:shd w:val="clear" w:color="auto" w:fill="006DB6"/>
            <w:tcMar>
              <w:top w:w="120" w:type="dxa"/>
              <w:left w:w="200" w:type="dxa"/>
              <w:bottom w:w="120" w:type="dxa"/>
              <w:right w:w="200" w:type="dxa"/>
            </w:tcMar>
          </w:tcPr>
          <w:p w14:paraId="23A3E35D" w14:textId="77777777" w:rsidR="000E2B60" w:rsidRDefault="00000000">
            <w:pPr>
              <w:jc w:val="center"/>
            </w:pPr>
            <w:r>
              <w:rPr>
                <w:b/>
                <w:bCs/>
                <w:color w:val="FFFFFF"/>
                <w:sz w:val="28"/>
                <w:szCs w:val="28"/>
              </w:rPr>
              <w:lastRenderedPageBreak/>
              <w:t>MASTER SERVICE AGREEMENT</w:t>
            </w:r>
          </w:p>
        </w:tc>
      </w:tr>
    </w:tbl>
    <w:p w14:paraId="427628C4" w14:textId="77777777" w:rsidR="000E2B60" w:rsidRDefault="000E2B60">
      <w:pPr>
        <w:spacing w:before="40"/>
      </w:pPr>
    </w:p>
    <w:p w14:paraId="4A06C2FD" w14:textId="77777777" w:rsidR="000E2B60" w:rsidRDefault="00000000">
      <w:pPr>
        <w:spacing w:after="120"/>
      </w:pPr>
      <w:r>
        <w:rPr>
          <w:sz w:val="22"/>
          <w:szCs w:val="22"/>
        </w:rPr>
        <w:t>Agreement Number: MSA-BWH</w:t>
      </w:r>
    </w:p>
    <w:p w14:paraId="0073514F" w14:textId="77777777" w:rsidR="000E2B60" w:rsidRDefault="00000000">
      <w:pPr>
        <w:spacing w:after="120"/>
      </w:pPr>
      <w:r>
        <w:rPr>
          <w:sz w:val="22"/>
          <w:szCs w:val="22"/>
        </w:rPr>
        <w:t>Effective Date: May 1, 2026</w:t>
      </w:r>
    </w:p>
    <w:p w14:paraId="6302FEAA" w14:textId="77777777" w:rsidR="000E2B60" w:rsidRDefault="000E2B60">
      <w:pPr>
        <w:spacing w:before="40"/>
      </w:pPr>
    </w:p>
    <w:p w14:paraId="04F0BE18" w14:textId="77777777" w:rsidR="000E2B60" w:rsidRDefault="00000000">
      <w:pPr>
        <w:spacing w:after="120"/>
      </w:pPr>
      <w:r>
        <w:rPr>
          <w:sz w:val="22"/>
          <w:szCs w:val="22"/>
        </w:rPr>
        <w:t>This Master Service Agreement (“Agreement”) is entered into by and between:</w:t>
      </w:r>
    </w:p>
    <w:p w14:paraId="22B940BD" w14:textId="77777777" w:rsidR="000E2B60" w:rsidRDefault="000E2B60">
      <w:pPr>
        <w:spacing w:before="60"/>
      </w:pPr>
    </w:p>
    <w:p w14:paraId="37F557F8" w14:textId="77777777" w:rsidR="000E2B60" w:rsidRDefault="00000000">
      <w:pPr>
        <w:spacing w:after="60"/>
      </w:pPr>
      <w:proofErr w:type="spellStart"/>
      <w:r>
        <w:rPr>
          <w:b/>
          <w:bCs/>
          <w:color w:val="1A1A2E"/>
        </w:rPr>
        <w:t>Technijian</w:t>
      </w:r>
      <w:proofErr w:type="spellEnd"/>
      <w:r>
        <w:rPr>
          <w:b/>
          <w:bCs/>
          <w:color w:val="1A1A2E"/>
        </w:rPr>
        <w:t>, Inc. (“</w:t>
      </w:r>
      <w:proofErr w:type="spellStart"/>
      <w:r>
        <w:rPr>
          <w:b/>
          <w:bCs/>
          <w:color w:val="1A1A2E"/>
        </w:rPr>
        <w:t>Technijian</w:t>
      </w:r>
      <w:proofErr w:type="spellEnd"/>
      <w:r>
        <w:rPr>
          <w:b/>
          <w:bCs/>
          <w:color w:val="1A1A2E"/>
        </w:rPr>
        <w:t>”)</w:t>
      </w:r>
    </w:p>
    <w:p w14:paraId="5A3C9F9B" w14:textId="77777777" w:rsidR="000E2B60" w:rsidRDefault="00000000">
      <w:pPr>
        <w:spacing w:after="120"/>
      </w:pPr>
      <w:r>
        <w:rPr>
          <w:sz w:val="22"/>
          <w:szCs w:val="22"/>
        </w:rPr>
        <w:t>18 Technology Drive, Suite 141</w:t>
      </w:r>
    </w:p>
    <w:p w14:paraId="62C3E755" w14:textId="77777777" w:rsidR="000E2B60" w:rsidRDefault="00000000">
      <w:pPr>
        <w:spacing w:after="120"/>
      </w:pPr>
      <w:r>
        <w:rPr>
          <w:sz w:val="22"/>
          <w:szCs w:val="22"/>
        </w:rPr>
        <w:t>Irvine, California 92618</w:t>
      </w:r>
    </w:p>
    <w:p w14:paraId="108E828C" w14:textId="77777777" w:rsidR="000E2B60" w:rsidRDefault="000E2B60">
      <w:pPr>
        <w:spacing w:before="60"/>
      </w:pPr>
    </w:p>
    <w:p w14:paraId="4632E018" w14:textId="77777777" w:rsidR="000E2B60" w:rsidRDefault="00000000">
      <w:pPr>
        <w:spacing w:after="120"/>
      </w:pPr>
      <w:r>
        <w:rPr>
          <w:sz w:val="22"/>
          <w:szCs w:val="22"/>
        </w:rPr>
        <w:t>and</w:t>
      </w:r>
    </w:p>
    <w:p w14:paraId="28CBCB24" w14:textId="77777777" w:rsidR="000E2B60" w:rsidRDefault="000E2B60">
      <w:pPr>
        <w:spacing w:before="60"/>
      </w:pPr>
    </w:p>
    <w:p w14:paraId="2D3CF66D" w14:textId="77777777" w:rsidR="000E2B60" w:rsidRDefault="00000000">
      <w:pPr>
        <w:spacing w:after="60"/>
      </w:pPr>
      <w:r>
        <w:rPr>
          <w:b/>
          <w:bCs/>
          <w:color w:val="1A1A2E"/>
        </w:rPr>
        <w:t>Brandywine Homes (“Client”)</w:t>
      </w:r>
    </w:p>
    <w:p w14:paraId="16C67EFA" w14:textId="77777777" w:rsidR="000E2B60" w:rsidRDefault="00000000">
      <w:pPr>
        <w:spacing w:after="120"/>
      </w:pPr>
      <w:r>
        <w:rPr>
          <w:sz w:val="22"/>
          <w:szCs w:val="22"/>
        </w:rPr>
        <w:t>2355 Main St #220</w:t>
      </w:r>
    </w:p>
    <w:p w14:paraId="58020C51" w14:textId="77777777" w:rsidR="000E2B60" w:rsidRDefault="00000000">
      <w:pPr>
        <w:spacing w:after="120"/>
      </w:pPr>
      <w:r>
        <w:rPr>
          <w:sz w:val="22"/>
          <w:szCs w:val="22"/>
        </w:rPr>
        <w:t>Irvine, CA 92614</w:t>
      </w:r>
    </w:p>
    <w:p w14:paraId="619F74E9" w14:textId="77777777" w:rsidR="000E2B60" w:rsidRDefault="000E2B60">
      <w:pPr>
        <w:spacing w:before="60"/>
      </w:pPr>
    </w:p>
    <w:p w14:paraId="3D5507A7" w14:textId="77777777" w:rsidR="000E2B60" w:rsidRDefault="00000000">
      <w:pPr>
        <w:spacing w:after="120"/>
      </w:pPr>
      <w:r>
        <w:rPr>
          <w:sz w:val="22"/>
          <w:szCs w:val="22"/>
        </w:rPr>
        <w:t>(collectively, the “Parties”)</w:t>
      </w:r>
    </w:p>
    <w:p w14:paraId="021378EC" w14:textId="77777777" w:rsidR="000E2B60" w:rsidRDefault="000E2B60">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960"/>
      </w:tblGrid>
      <w:tr w:rsidR="000E2B60" w14:paraId="0F0E1071" w14:textId="77777777">
        <w:tblPrEx>
          <w:tblCellMar>
            <w:top w:w="0" w:type="dxa"/>
            <w:bottom w:w="0" w:type="dxa"/>
          </w:tblCellMar>
        </w:tblPrEx>
        <w:tc>
          <w:tcPr>
            <w:tcW w:w="120" w:type="dxa"/>
            <w:shd w:val="clear" w:color="auto" w:fill="006DB6"/>
          </w:tcPr>
          <w:p w14:paraId="4012B4C0" w14:textId="77777777" w:rsidR="000E2B60" w:rsidRDefault="000E2B60"/>
        </w:tc>
        <w:tc>
          <w:tcPr>
            <w:tcW w:w="9960" w:type="dxa"/>
            <w:tcMar>
              <w:top w:w="60" w:type="dxa"/>
              <w:left w:w="160" w:type="dxa"/>
              <w:bottom w:w="60" w:type="dxa"/>
              <w:right w:w="0" w:type="dxa"/>
            </w:tcMar>
          </w:tcPr>
          <w:p w14:paraId="28ACFA60" w14:textId="77777777" w:rsidR="000E2B60" w:rsidRDefault="00000000">
            <w:r>
              <w:rPr>
                <w:b/>
                <w:bCs/>
                <w:color w:val="006DB6"/>
                <w:sz w:val="24"/>
                <w:szCs w:val="24"/>
              </w:rPr>
              <w:t>RECITALS</w:t>
            </w:r>
          </w:p>
        </w:tc>
      </w:tr>
    </w:tbl>
    <w:p w14:paraId="2999712E" w14:textId="77777777" w:rsidR="000E2B60" w:rsidRDefault="00000000">
      <w:pPr>
        <w:spacing w:after="120"/>
      </w:pPr>
      <w:r>
        <w:rPr>
          <w:sz w:val="22"/>
          <w:szCs w:val="22"/>
        </w:rPr>
        <w:t xml:space="preserve">WHEREAS, </w:t>
      </w:r>
      <w:proofErr w:type="spellStart"/>
      <w:r>
        <w:rPr>
          <w:sz w:val="22"/>
          <w:szCs w:val="22"/>
        </w:rPr>
        <w:t>Technijian</w:t>
      </w:r>
      <w:proofErr w:type="spellEnd"/>
      <w:r>
        <w:rPr>
          <w:sz w:val="22"/>
          <w:szCs w:val="22"/>
        </w:rPr>
        <w:t xml:space="preserve"> provides managed IT services, cybersecurity, cloud infrastructure, telephony, and related technology solutions; and</w:t>
      </w:r>
    </w:p>
    <w:p w14:paraId="7E97B90A" w14:textId="77777777" w:rsidR="000E2B60" w:rsidRDefault="00000000">
      <w:pPr>
        <w:spacing w:after="120"/>
      </w:pPr>
      <w:r>
        <w:rPr>
          <w:sz w:val="22"/>
          <w:szCs w:val="22"/>
        </w:rPr>
        <w:t xml:space="preserve">WHEREAS, Client desires to engage </w:t>
      </w:r>
      <w:proofErr w:type="spellStart"/>
      <w:r>
        <w:rPr>
          <w:sz w:val="22"/>
          <w:szCs w:val="22"/>
        </w:rPr>
        <w:t>Technijian</w:t>
      </w:r>
      <w:proofErr w:type="spellEnd"/>
      <w:r>
        <w:rPr>
          <w:sz w:val="22"/>
          <w:szCs w:val="22"/>
        </w:rPr>
        <w:t xml:space="preserve"> to provide certain services as described in the Schedules attached hereto;</w:t>
      </w:r>
    </w:p>
    <w:p w14:paraId="1DA2B1D7" w14:textId="77777777" w:rsidR="000E2B60" w:rsidRDefault="00000000">
      <w:pPr>
        <w:spacing w:after="120"/>
      </w:pPr>
      <w:r>
        <w:rPr>
          <w:sz w:val="22"/>
          <w:szCs w:val="22"/>
        </w:rPr>
        <w:t>NOW, THEREFORE, for good and valuable consideration, the receipt and sufficiency of which are hereby acknowledged, the Parties agree as follows:</w:t>
      </w:r>
    </w:p>
    <w:p w14:paraId="058D4CAA" w14:textId="77777777" w:rsidR="000E2B60" w:rsidRDefault="000E2B60">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960"/>
      </w:tblGrid>
      <w:tr w:rsidR="000E2B60" w14:paraId="58D6B4DA" w14:textId="77777777">
        <w:tblPrEx>
          <w:tblCellMar>
            <w:top w:w="0" w:type="dxa"/>
            <w:bottom w:w="0" w:type="dxa"/>
          </w:tblCellMar>
        </w:tblPrEx>
        <w:tc>
          <w:tcPr>
            <w:tcW w:w="120" w:type="dxa"/>
            <w:shd w:val="clear" w:color="auto" w:fill="006DB6"/>
          </w:tcPr>
          <w:p w14:paraId="18C2DB25" w14:textId="77777777" w:rsidR="000E2B60" w:rsidRDefault="000E2B60"/>
        </w:tc>
        <w:tc>
          <w:tcPr>
            <w:tcW w:w="9960" w:type="dxa"/>
            <w:tcMar>
              <w:top w:w="60" w:type="dxa"/>
              <w:left w:w="160" w:type="dxa"/>
              <w:bottom w:w="60" w:type="dxa"/>
              <w:right w:w="0" w:type="dxa"/>
            </w:tcMar>
          </w:tcPr>
          <w:p w14:paraId="065DD590" w14:textId="77777777" w:rsidR="000E2B60" w:rsidRDefault="00000000">
            <w:r>
              <w:rPr>
                <w:b/>
                <w:bCs/>
                <w:color w:val="006DB6"/>
                <w:sz w:val="24"/>
                <w:szCs w:val="24"/>
              </w:rPr>
              <w:t>1. SCOPE OF SERVICES</w:t>
            </w:r>
          </w:p>
        </w:tc>
      </w:tr>
    </w:tbl>
    <w:p w14:paraId="3FE4EA3C" w14:textId="77777777" w:rsidR="000E2B60" w:rsidRDefault="000E2B60">
      <w:pPr>
        <w:spacing w:before="40"/>
      </w:pPr>
    </w:p>
    <w:p w14:paraId="4BFACDDF" w14:textId="77777777" w:rsidR="000E2B60" w:rsidRDefault="00000000">
      <w:pPr>
        <w:spacing w:after="60"/>
      </w:pPr>
      <w:r>
        <w:rPr>
          <w:b/>
          <w:bCs/>
          <w:color w:val="006DB6"/>
        </w:rPr>
        <w:t xml:space="preserve">1.01. </w:t>
      </w:r>
      <w:r>
        <w:t xml:space="preserve">Services. </w:t>
      </w:r>
      <w:proofErr w:type="spellStart"/>
      <w:r>
        <w:t>Technijian</w:t>
      </w:r>
      <w:proofErr w:type="spellEnd"/>
      <w:r>
        <w:t xml:space="preserve"> shall provide the services described in the Schedules attached to this Agreement, which are incorporated herein by reference:</w:t>
      </w:r>
    </w:p>
    <w:p w14:paraId="6FB8C830" w14:textId="77777777" w:rsidR="000E2B60" w:rsidRDefault="00000000">
      <w:pPr>
        <w:spacing w:after="40"/>
        <w:ind w:left="720" w:hanging="360"/>
      </w:pPr>
      <w:r>
        <w:rPr>
          <w:color w:val="006DB6"/>
          <w:sz w:val="22"/>
          <w:szCs w:val="22"/>
        </w:rPr>
        <w:t xml:space="preserve">•  </w:t>
      </w:r>
      <w:r>
        <w:t>Schedule A — Monthly Managed Services (Online Services, SIP Trunk, Virtual Staff)</w:t>
      </w:r>
    </w:p>
    <w:p w14:paraId="1EE4D406" w14:textId="77777777" w:rsidR="000E2B60" w:rsidRDefault="00000000">
      <w:pPr>
        <w:spacing w:after="40"/>
        <w:ind w:left="720" w:hanging="360"/>
      </w:pPr>
      <w:r>
        <w:rPr>
          <w:color w:val="006DB6"/>
          <w:sz w:val="22"/>
          <w:szCs w:val="22"/>
        </w:rPr>
        <w:t xml:space="preserve">•  </w:t>
      </w:r>
      <w:r>
        <w:t>Schedule B — Subscription and License Services</w:t>
      </w:r>
    </w:p>
    <w:p w14:paraId="4BA6A3F3" w14:textId="77777777" w:rsidR="000E2B60" w:rsidRDefault="00000000">
      <w:pPr>
        <w:spacing w:after="40"/>
        <w:ind w:left="720" w:hanging="360"/>
      </w:pPr>
      <w:r>
        <w:rPr>
          <w:color w:val="006DB6"/>
          <w:sz w:val="22"/>
          <w:szCs w:val="22"/>
        </w:rPr>
        <w:t xml:space="preserve">•  </w:t>
      </w:r>
      <w:r>
        <w:t>Schedule C — Rate Card</w:t>
      </w:r>
    </w:p>
    <w:p w14:paraId="52EC7CD7" w14:textId="77777777" w:rsidR="000E2B60" w:rsidRDefault="00000000">
      <w:pPr>
        <w:spacing w:after="120"/>
      </w:pPr>
      <w:r>
        <w:rPr>
          <w:sz w:val="22"/>
          <w:szCs w:val="22"/>
        </w:rPr>
        <w:t xml:space="preserve">Additional services may be provided through Statements of Work (“SOWs”) executed under this Agreement. Each SOW shall be signed by authorized representatives of both Parties and shall </w:t>
      </w:r>
      <w:r>
        <w:rPr>
          <w:sz w:val="22"/>
          <w:szCs w:val="22"/>
        </w:rPr>
        <w:lastRenderedPageBreak/>
        <w:t>reference this Agreement by number. Upon execution, each SOW is incorporated into and governed by this Agreement.</w:t>
      </w:r>
    </w:p>
    <w:p w14:paraId="557E1C98" w14:textId="77777777" w:rsidR="000E2B60" w:rsidRDefault="00000000">
      <w:pPr>
        <w:spacing w:after="60"/>
      </w:pPr>
      <w:r>
        <w:rPr>
          <w:b/>
          <w:bCs/>
          <w:color w:val="006DB6"/>
        </w:rPr>
        <w:t xml:space="preserve">1.02. </w:t>
      </w:r>
      <w:r>
        <w:t xml:space="preserve">Standard of Care. </w:t>
      </w:r>
      <w:proofErr w:type="spellStart"/>
      <w:r>
        <w:t>Technijian</w:t>
      </w:r>
      <w:proofErr w:type="spellEnd"/>
      <w:r>
        <w:t xml:space="preserve"> shall perform all services in a professional and workmanlike manner, consistent with industry standards for managed IT service providers.</w:t>
      </w:r>
    </w:p>
    <w:p w14:paraId="621BE0E9" w14:textId="77777777" w:rsidR="000E2B60" w:rsidRDefault="00000000">
      <w:pPr>
        <w:spacing w:after="60"/>
      </w:pPr>
      <w:r>
        <w:rPr>
          <w:b/>
          <w:bCs/>
          <w:color w:val="006DB6"/>
        </w:rPr>
        <w:t xml:space="preserve">1.03. </w:t>
      </w:r>
      <w:r>
        <w:t xml:space="preserve">Service Level Agreement. The service levels applicable to the services are set forth in Schedule A. </w:t>
      </w:r>
      <w:proofErr w:type="spellStart"/>
      <w:r>
        <w:t>Technijian</w:t>
      </w:r>
      <w:proofErr w:type="spellEnd"/>
      <w:r>
        <w:t xml:space="preserve"> shall use commercially reasonable efforts to meet the service levels described therein.</w:t>
      </w:r>
    </w:p>
    <w:p w14:paraId="629047D9" w14:textId="77777777" w:rsidR="000E2B60" w:rsidRDefault="00000000">
      <w:pPr>
        <w:spacing w:after="60"/>
      </w:pPr>
      <w:r>
        <w:rPr>
          <w:b/>
          <w:bCs/>
          <w:color w:val="006DB6"/>
        </w:rPr>
        <w:t xml:space="preserve">1.04. </w:t>
      </w:r>
      <w:r>
        <w:t>Client Responsibilities. Client shall:</w:t>
      </w:r>
    </w:p>
    <w:p w14:paraId="54213DAD" w14:textId="77777777" w:rsidR="000E2B60" w:rsidRDefault="00000000">
      <w:pPr>
        <w:spacing w:after="60"/>
        <w:ind w:left="720"/>
      </w:pPr>
      <w:r>
        <w:rPr>
          <w:b/>
          <w:bCs/>
          <w:color w:val="006DB6"/>
        </w:rPr>
        <w:t xml:space="preserve">    (a) </w:t>
      </w:r>
      <w:r>
        <w:t xml:space="preserve">Provide </w:t>
      </w:r>
      <w:proofErr w:type="spellStart"/>
      <w:r>
        <w:t>Technijian</w:t>
      </w:r>
      <w:proofErr w:type="spellEnd"/>
      <w:r>
        <w:t xml:space="preserve"> with reasonable access to Client’s systems, facilities, and personnel as necessary for </w:t>
      </w:r>
      <w:proofErr w:type="spellStart"/>
      <w:r>
        <w:t>Technijian</w:t>
      </w:r>
      <w:proofErr w:type="spellEnd"/>
      <w:r>
        <w:t xml:space="preserve"> to perform the services;</w:t>
      </w:r>
    </w:p>
    <w:p w14:paraId="1A47FAA1" w14:textId="77777777" w:rsidR="000E2B60" w:rsidRDefault="00000000">
      <w:pPr>
        <w:spacing w:after="60"/>
        <w:ind w:left="720"/>
      </w:pPr>
      <w:r>
        <w:rPr>
          <w:b/>
          <w:bCs/>
          <w:color w:val="006DB6"/>
        </w:rPr>
        <w:t xml:space="preserve">    (b) </w:t>
      </w:r>
      <w:r>
        <w:t xml:space="preserve">Designate a primary point of contact for communications with </w:t>
      </w:r>
      <w:proofErr w:type="spellStart"/>
      <w:r>
        <w:t>Technijian</w:t>
      </w:r>
      <w:proofErr w:type="spellEnd"/>
      <w:r>
        <w:t>;</w:t>
      </w:r>
    </w:p>
    <w:p w14:paraId="5666B1BA" w14:textId="77777777" w:rsidR="000E2B60" w:rsidRDefault="00000000">
      <w:pPr>
        <w:spacing w:after="60"/>
        <w:ind w:left="720"/>
      </w:pPr>
      <w:r>
        <w:rPr>
          <w:b/>
          <w:bCs/>
          <w:color w:val="006DB6"/>
        </w:rPr>
        <w:t xml:space="preserve">    (c) </w:t>
      </w:r>
      <w:r>
        <w:t>Maintain current and accurate information regarding Client’s systems and infrastructure;</w:t>
      </w:r>
    </w:p>
    <w:p w14:paraId="3CBD1219" w14:textId="77777777" w:rsidR="000E2B60" w:rsidRDefault="00000000">
      <w:pPr>
        <w:spacing w:after="60"/>
        <w:ind w:left="720"/>
      </w:pPr>
      <w:r>
        <w:rPr>
          <w:b/>
          <w:bCs/>
          <w:color w:val="006DB6"/>
        </w:rPr>
        <w:t xml:space="preserve">    (d) </w:t>
      </w:r>
      <w:r>
        <w:t>Comply with all applicable laws and regulations in connection with its use of the services; and</w:t>
      </w:r>
    </w:p>
    <w:p w14:paraId="3C6C27A4" w14:textId="77777777" w:rsidR="000E2B60" w:rsidRDefault="00000000">
      <w:pPr>
        <w:spacing w:after="60"/>
        <w:ind w:left="720"/>
      </w:pPr>
      <w:r>
        <w:rPr>
          <w:b/>
          <w:bCs/>
          <w:color w:val="006DB6"/>
        </w:rPr>
        <w:t xml:space="preserve">    (e) </w:t>
      </w:r>
      <w:r>
        <w:t>Be solely responsible for the security and management of Client’s account credentials and passwords.</w:t>
      </w:r>
    </w:p>
    <w:p w14:paraId="1C39A143" w14:textId="77777777" w:rsidR="000E2B60" w:rsidRDefault="00000000">
      <w:pPr>
        <w:spacing w:after="60"/>
      </w:pPr>
      <w:r>
        <w:rPr>
          <w:b/>
          <w:bCs/>
          <w:color w:val="006DB6"/>
        </w:rPr>
        <w:t xml:space="preserve">1.05. </w:t>
      </w:r>
      <w:r>
        <w:t xml:space="preserve">Independent Contractor. </w:t>
      </w:r>
      <w:proofErr w:type="spellStart"/>
      <w:r>
        <w:t>Technijian</w:t>
      </w:r>
      <w:proofErr w:type="spellEnd"/>
      <w:r>
        <w:t xml:space="preserve"> is an independent contractor. Nothing in this Agreement shall be construed to create a partnership, joint venture, agency, or employment relationship between the Parties.</w:t>
      </w:r>
    </w:p>
    <w:p w14:paraId="69EC4348" w14:textId="77777777" w:rsidR="000E2B60" w:rsidRDefault="00000000">
      <w:pPr>
        <w:spacing w:after="60"/>
      </w:pPr>
      <w:r>
        <w:rPr>
          <w:b/>
          <w:bCs/>
          <w:color w:val="006DB6"/>
        </w:rPr>
        <w:t xml:space="preserve">1.06. </w:t>
      </w:r>
      <w:r>
        <w:t>Client Data. “Client Data” means any data, information, content, records, or files that belong to Client or Client’s customers, employees, or agents, that are stored, processed, or transmitted using the services, including personal information as defined under the California Consumer Privacy Act.</w:t>
      </w:r>
    </w:p>
    <w:p w14:paraId="27DE06FC" w14:textId="77777777" w:rsidR="000E2B60" w:rsidRDefault="00000000">
      <w:pPr>
        <w:spacing w:after="60"/>
      </w:pPr>
      <w:r>
        <w:rPr>
          <w:b/>
          <w:bCs/>
          <w:color w:val="006DB6"/>
        </w:rPr>
        <w:t xml:space="preserve">1.07. </w:t>
      </w:r>
      <w:r>
        <w:t>Currency. All fees under this Agreement are stated and payable in United States Dollars (USD).</w:t>
      </w:r>
    </w:p>
    <w:p w14:paraId="0BBEC59F" w14:textId="77777777" w:rsidR="000E2B60" w:rsidRDefault="00000000">
      <w:pPr>
        <w:spacing w:after="60"/>
      </w:pPr>
      <w:r>
        <w:rPr>
          <w:b/>
          <w:bCs/>
          <w:color w:val="006DB6"/>
        </w:rPr>
        <w:t xml:space="preserve">1.08. </w:t>
      </w:r>
      <w:r>
        <w:t>Order of Precedence. In the event of a conflict between this Agreement and any Schedule, SOW, or Service Order, the following order of precedence shall apply (highest to lowest): (a) the applicable SOW or Service Order (but only for the specific services described therein); (b) the applicable Schedule; (c) this Master Service Agreement. A more specific provision in a lower-priority document shall not be deemed to conflict with a general provision in a higher-priority document unless it expressly states an intent to override.</w:t>
      </w:r>
    </w:p>
    <w:p w14:paraId="30B01099" w14:textId="77777777" w:rsidR="000E2B60" w:rsidRDefault="00000000">
      <w:pPr>
        <w:spacing w:after="60"/>
      </w:pPr>
      <w:r>
        <w:rPr>
          <w:b/>
          <w:bCs/>
          <w:color w:val="006DB6"/>
        </w:rPr>
        <w:t xml:space="preserve">1.09. </w:t>
      </w:r>
      <w:r>
        <w:t>Representations and Warranties. Each Party represents and warrants that: (a) it has the legal power and authority to enter into this Agreement; (b) the execution of this Agreement has been duly authorized by all necessary corporate action; (c) this Agreement constitutes a valid and binding obligation enforceable against it in accordance with its terms; and (d) its performance under this Agreement will not violate any applicable law, regulation, or existing contractual obligation.</w:t>
      </w:r>
    </w:p>
    <w:p w14:paraId="6D797B05" w14:textId="77777777" w:rsidR="000E2B60" w:rsidRDefault="00000000">
      <w:pPr>
        <w:spacing w:after="60"/>
      </w:pPr>
      <w:r>
        <w:rPr>
          <w:b/>
          <w:bCs/>
          <w:color w:val="006DB6"/>
        </w:rPr>
        <w:t xml:space="preserve">1.10. </w:t>
      </w:r>
      <w:r>
        <w:t xml:space="preserve">Subcontractors. </w:t>
      </w:r>
      <w:proofErr w:type="spellStart"/>
      <w:r>
        <w:t>Technijian</w:t>
      </w:r>
      <w:proofErr w:type="spellEnd"/>
      <w:r>
        <w:t xml:space="preserve"> may engage subcontractors, including offshore personnel, to perform services under this Agreement, provided that: (a) </w:t>
      </w:r>
      <w:proofErr w:type="spellStart"/>
      <w:r>
        <w:t>Technijian</w:t>
      </w:r>
      <w:proofErr w:type="spellEnd"/>
      <w:r>
        <w:t xml:space="preserve"> shall remain fully responsible for all services performed by its subcontractors; (b) all subcontractors shall be bound by confidentiality and data protection obligations at least as protective as those in this Agreement; and (c) </w:t>
      </w:r>
      <w:proofErr w:type="spellStart"/>
      <w:r>
        <w:t>Technijian</w:t>
      </w:r>
      <w:proofErr w:type="spellEnd"/>
      <w:r>
        <w:t xml:space="preserve"> shall be liable for the acts and omissions of its subcontractors as if they were </w:t>
      </w:r>
      <w:proofErr w:type="spellStart"/>
      <w:r>
        <w:t>Technijian’s</w:t>
      </w:r>
      <w:proofErr w:type="spellEnd"/>
      <w:r>
        <w:t xml:space="preserve"> own.</w:t>
      </w:r>
    </w:p>
    <w:p w14:paraId="68716CEB" w14:textId="77777777" w:rsidR="000E2B60" w:rsidRDefault="000E2B60">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960"/>
      </w:tblGrid>
      <w:tr w:rsidR="000E2B60" w14:paraId="4E2CF2E9" w14:textId="77777777">
        <w:tblPrEx>
          <w:tblCellMar>
            <w:top w:w="0" w:type="dxa"/>
            <w:bottom w:w="0" w:type="dxa"/>
          </w:tblCellMar>
        </w:tblPrEx>
        <w:tc>
          <w:tcPr>
            <w:tcW w:w="120" w:type="dxa"/>
            <w:shd w:val="clear" w:color="auto" w:fill="006DB6"/>
          </w:tcPr>
          <w:p w14:paraId="626C682F" w14:textId="77777777" w:rsidR="000E2B60" w:rsidRDefault="000E2B60"/>
        </w:tc>
        <w:tc>
          <w:tcPr>
            <w:tcW w:w="9960" w:type="dxa"/>
            <w:tcMar>
              <w:top w:w="60" w:type="dxa"/>
              <w:left w:w="160" w:type="dxa"/>
              <w:bottom w:w="60" w:type="dxa"/>
              <w:right w:w="0" w:type="dxa"/>
            </w:tcMar>
          </w:tcPr>
          <w:p w14:paraId="73E5B3BB" w14:textId="77777777" w:rsidR="000E2B60" w:rsidRDefault="00000000">
            <w:r>
              <w:rPr>
                <w:b/>
                <w:bCs/>
                <w:color w:val="006DB6"/>
                <w:sz w:val="24"/>
                <w:szCs w:val="24"/>
              </w:rPr>
              <w:t>2. TERM AND RENEWAL</w:t>
            </w:r>
          </w:p>
        </w:tc>
      </w:tr>
    </w:tbl>
    <w:p w14:paraId="2D6FB6BA" w14:textId="77777777" w:rsidR="000E2B60" w:rsidRDefault="000E2B60">
      <w:pPr>
        <w:spacing w:before="40"/>
      </w:pPr>
    </w:p>
    <w:p w14:paraId="31C1CE7E" w14:textId="77777777" w:rsidR="000E2B60" w:rsidRDefault="00000000">
      <w:pPr>
        <w:spacing w:after="60"/>
      </w:pPr>
      <w:r>
        <w:rPr>
          <w:b/>
          <w:bCs/>
          <w:color w:val="006DB6"/>
        </w:rPr>
        <w:t xml:space="preserve">2.01. </w:t>
      </w:r>
      <w:r>
        <w:t>Initial Term. This Agreement shall commence on the Effective Date and continue for a period of twelve (12) months (the “Initial Term”).</w:t>
      </w:r>
    </w:p>
    <w:p w14:paraId="731B9834" w14:textId="77777777" w:rsidR="000E2B60" w:rsidRDefault="000E2B60">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E2B60" w14:paraId="2E5230AC" w14:textId="77777777">
        <w:tblPrEx>
          <w:tblCellMar>
            <w:top w:w="0" w:type="dxa"/>
            <w:bottom w:w="0" w:type="dxa"/>
          </w:tblCellMar>
        </w:tblPrEx>
        <w:tc>
          <w:tcPr>
            <w:tcW w:w="10080" w:type="dxa"/>
            <w:tcBorders>
              <w:top w:val="single" w:sz="1" w:space="0" w:color="E9ECEF"/>
              <w:left w:val="single" w:sz="1" w:space="0" w:color="E9ECEF"/>
              <w:bottom w:val="single" w:sz="1" w:space="0" w:color="E9ECEF"/>
              <w:right w:val="single" w:sz="1" w:space="0" w:color="E9ECEF"/>
            </w:tcBorders>
            <w:shd w:val="clear" w:color="auto" w:fill="F8F9FA"/>
            <w:tcMar>
              <w:top w:w="120" w:type="dxa"/>
              <w:left w:w="200" w:type="dxa"/>
              <w:bottom w:w="120" w:type="dxa"/>
              <w:right w:w="200" w:type="dxa"/>
            </w:tcMar>
          </w:tcPr>
          <w:p w14:paraId="04AAFA55" w14:textId="77777777" w:rsidR="000E2B60" w:rsidRDefault="00000000">
            <w:r>
              <w:rPr>
                <w:b/>
                <w:bCs/>
                <w:color w:val="1A1A2E"/>
              </w:rPr>
              <w:lastRenderedPageBreak/>
              <w:t>AUTOMATIC RENEWAL NOTICE:</w:t>
            </w:r>
            <w:r>
              <w:rPr>
                <w:sz w:val="8"/>
                <w:szCs w:val="8"/>
              </w:rPr>
              <w:t xml:space="preserve"> </w:t>
            </w:r>
            <w:r>
              <w:t xml:space="preserve">This Agreement will automatically renew for successive twelve (12) month periods unless you cancel at least sixty (60) days before the end of the current term. You may cancel by sending written notice to </w:t>
            </w:r>
            <w:proofErr w:type="spellStart"/>
            <w:r>
              <w:t>Technijian</w:t>
            </w:r>
            <w:proofErr w:type="spellEnd"/>
            <w:r>
              <w:t xml:space="preserve"> at the address above or by email to contracts@technijian.com. </w:t>
            </w:r>
            <w:proofErr w:type="spellStart"/>
            <w:r>
              <w:t>Technijian</w:t>
            </w:r>
            <w:proofErr w:type="spellEnd"/>
            <w:r>
              <w:t xml:space="preserve"> will send a renewal reminder at least thirty (30) days before each renewal date.</w:t>
            </w:r>
          </w:p>
        </w:tc>
      </w:tr>
    </w:tbl>
    <w:p w14:paraId="22220D41" w14:textId="77777777" w:rsidR="000E2B60" w:rsidRDefault="000E2B60">
      <w:pPr>
        <w:spacing w:before="40"/>
      </w:pPr>
    </w:p>
    <w:p w14:paraId="0F633721" w14:textId="1326DC77" w:rsidR="000E2B60" w:rsidRDefault="00000000">
      <w:pPr>
        <w:spacing w:after="60"/>
      </w:pPr>
      <w:r>
        <w:rPr>
          <w:b/>
          <w:bCs/>
          <w:color w:val="006DB6"/>
        </w:rPr>
        <w:t xml:space="preserve">2.02. </w:t>
      </w:r>
      <w:r>
        <w:t xml:space="preserve">Renewal. Upon expiration of the Initial Term, this Agreement shall automatically renew for successive twelve (12) month periods (each a “Renewal Term”), unless either Party provides written notice of non-renewal at least </w:t>
      </w:r>
      <w:del w:id="0" w:author="Dave Barisic" w:date="2026-04-24T09:34:00Z" w16du:dateUtc="2026-04-24T16:34:00Z">
        <w:r w:rsidDel="001E3B83">
          <w:delText xml:space="preserve">sixty </w:delText>
        </w:r>
      </w:del>
      <w:ins w:id="1" w:author="Dave Barisic" w:date="2026-04-24T09:34:00Z" w16du:dateUtc="2026-04-24T16:34:00Z">
        <w:r w:rsidR="001E3B83">
          <w:t>thirty</w:t>
        </w:r>
        <w:r w:rsidR="001E3B83">
          <w:t xml:space="preserve"> </w:t>
        </w:r>
      </w:ins>
      <w:r>
        <w:t>(</w:t>
      </w:r>
      <w:del w:id="2" w:author="Dave Barisic" w:date="2026-04-24T09:34:00Z" w16du:dateUtc="2026-04-24T16:34:00Z">
        <w:r w:rsidDel="001E3B83">
          <w:delText>60</w:delText>
        </w:r>
      </w:del>
      <w:ins w:id="3" w:author="Dave Barisic" w:date="2026-04-24T09:34:00Z" w16du:dateUtc="2026-04-24T16:34:00Z">
        <w:r w:rsidR="001E3B83">
          <w:t>3</w:t>
        </w:r>
        <w:r w:rsidR="001E3B83">
          <w:t>0</w:t>
        </w:r>
      </w:ins>
      <w:r>
        <w:t xml:space="preserve">) days prior to the expiration of the then-current term. </w:t>
      </w:r>
      <w:proofErr w:type="spellStart"/>
      <w:r>
        <w:t>Technijian</w:t>
      </w:r>
      <w:proofErr w:type="spellEnd"/>
      <w:r>
        <w:t xml:space="preserve"> shall send Client a written renewal reminder at least thirty (30) days prior to each </w:t>
      </w:r>
      <w:del w:id="4" w:author="Dave Barisic" w:date="2026-04-24T09:35:00Z" w16du:dateUtc="2026-04-24T16:35:00Z">
        <w:r w:rsidDel="001E3B83">
          <w:delText>renewal date</w:delText>
        </w:r>
      </w:del>
      <w:ins w:id="5" w:author="Dave Barisic" w:date="2026-04-24T09:35:00Z" w16du:dateUtc="2026-04-24T16:35:00Z">
        <w:r w:rsidR="001E3B83">
          <w:t>notification deadline</w:t>
        </w:r>
      </w:ins>
      <w:r>
        <w:t>, which shall restate the auto-renewal terms and cancellation method.</w:t>
      </w:r>
    </w:p>
    <w:p w14:paraId="6C46AF86" w14:textId="75350902" w:rsidR="000E2B60" w:rsidRDefault="00000000">
      <w:pPr>
        <w:spacing w:after="60"/>
      </w:pPr>
      <w:r>
        <w:rPr>
          <w:b/>
          <w:bCs/>
          <w:color w:val="006DB6"/>
        </w:rPr>
        <w:t xml:space="preserve">2.03. </w:t>
      </w:r>
      <w:r>
        <w:t xml:space="preserve">Termination for Convenience. Either Party may terminate this Agreement for any reason upon sixty (60) days written notice to the other Party. If Client terminates for convenience during the Initial Term or any Renewal Term, Client shall pay an early termination fee equal to: (a) any unrecoverable third-party costs committed by </w:t>
      </w:r>
      <w:proofErr w:type="spellStart"/>
      <w:r>
        <w:t>Technijian</w:t>
      </w:r>
      <w:proofErr w:type="spellEnd"/>
      <w:r>
        <w:t xml:space="preserve"> on Client’s behalf (including prepaid licenses, committed hosting, and contracted offshore resources); plus (b) a wind-down fee calculated as follows: </w:t>
      </w:r>
      <w:del w:id="6" w:author="Dave Barisic" w:date="2026-04-24T09:27:00Z" w16du:dateUtc="2026-04-24T16:27:00Z">
        <w:r w:rsidDel="0092363D">
          <w:delText>75</w:delText>
        </w:r>
      </w:del>
      <w:ins w:id="7" w:author="Dave Barisic" w:date="2026-04-24T09:27:00Z" w16du:dateUtc="2026-04-24T16:27:00Z">
        <w:r w:rsidR="0092363D">
          <w:t>50</w:t>
        </w:r>
      </w:ins>
      <w:r>
        <w:t xml:space="preserve">% of the average monthly recurring fees for the three (3) months preceding the termination notice, multiplied by the number of months remaining in the current term, up to a maximum of three (3) months’ average recurring fees. </w:t>
      </w:r>
      <w:ins w:id="8" w:author="Dave Barisic" w:date="2026-04-24T09:33:00Z" w16du:dateUtc="2026-04-24T16:33:00Z">
        <w:r w:rsidR="001E3B83">
          <w:t xml:space="preserve">The wind-down fee </w:t>
        </w:r>
      </w:ins>
      <w:ins w:id="9" w:author="Dave Barisic" w:date="2026-04-24T09:49:00Z" w16du:dateUtc="2026-04-24T16:49:00Z">
        <w:r w:rsidR="0041470F">
          <w:t>shall</w:t>
        </w:r>
      </w:ins>
      <w:ins w:id="10" w:author="Dave Barisic" w:date="2026-04-24T09:33:00Z" w16du:dateUtc="2026-04-24T16:33:00Z">
        <w:r w:rsidR="001E3B83">
          <w:t xml:space="preserve"> be reduced by 1/12</w:t>
        </w:r>
        <w:r w:rsidR="001E3B83" w:rsidRPr="001E3B83">
          <w:rPr>
            <w:vertAlign w:val="superscript"/>
            <w:rPrChange w:id="11" w:author="Dave Barisic" w:date="2026-04-24T09:33:00Z" w16du:dateUtc="2026-04-24T16:33:00Z">
              <w:rPr/>
            </w:rPrChange>
          </w:rPr>
          <w:t>th</w:t>
        </w:r>
        <w:r w:rsidR="001E3B83">
          <w:t xml:space="preserve"> for each complete month of the term that has elapsed at the time of termination.  </w:t>
        </w:r>
      </w:ins>
      <w:r>
        <w:t xml:space="preserve">The early termination fee constitutes liquidated damages and represents a reasonable estimate of </w:t>
      </w:r>
      <w:proofErr w:type="spellStart"/>
      <w:r>
        <w:t>Technijian’s</w:t>
      </w:r>
      <w:proofErr w:type="spellEnd"/>
      <w:r>
        <w:t xml:space="preserve"> anticipated damages from early termination, including committed capacity, staffing, and unrecoverable vendor obligations, and is not a penalty. The Parties acknowledge that actual damages from early termination would be difficult or impracticable to calculate at the time of contracting.</w:t>
      </w:r>
    </w:p>
    <w:p w14:paraId="6EC88CE8" w14:textId="77777777" w:rsidR="000E2B60" w:rsidRDefault="00000000">
      <w:pPr>
        <w:spacing w:after="60"/>
      </w:pPr>
      <w:r>
        <w:rPr>
          <w:b/>
          <w:bCs/>
          <w:color w:val="006DB6"/>
        </w:rPr>
        <w:t xml:space="preserve">2.04. </w:t>
      </w:r>
      <w:r>
        <w:t>Termination for Cause. Either Party may terminate this Agreement immediately upon written notice if the other Party:</w:t>
      </w:r>
    </w:p>
    <w:p w14:paraId="1ED28968" w14:textId="77777777" w:rsidR="000E2B60" w:rsidRDefault="00000000">
      <w:pPr>
        <w:spacing w:after="60"/>
        <w:ind w:left="720"/>
      </w:pPr>
      <w:r>
        <w:rPr>
          <w:b/>
          <w:bCs/>
          <w:color w:val="006DB6"/>
        </w:rPr>
        <w:t xml:space="preserve">    (a) </w:t>
      </w:r>
      <w:r>
        <w:t>Commits a material breach of this Agreement and fails to cure such breach within thirty (30) days after receiving written notice of the breach; or</w:t>
      </w:r>
    </w:p>
    <w:p w14:paraId="0DEE2EA1" w14:textId="77777777" w:rsidR="000E2B60" w:rsidRDefault="00000000">
      <w:pPr>
        <w:spacing w:after="60"/>
        <w:ind w:left="720"/>
      </w:pPr>
      <w:r>
        <w:rPr>
          <w:b/>
          <w:bCs/>
          <w:color w:val="006DB6"/>
        </w:rPr>
        <w:t xml:space="preserve">    (b) </w:t>
      </w:r>
      <w:r>
        <w:t>Becomes insolvent, files for bankruptcy, or has a receiver appointed for its assets.</w:t>
      </w:r>
    </w:p>
    <w:p w14:paraId="057F93C9" w14:textId="77777777" w:rsidR="000E2B60" w:rsidRDefault="00000000">
      <w:pPr>
        <w:spacing w:after="60"/>
      </w:pPr>
      <w:r>
        <w:rPr>
          <w:b/>
          <w:bCs/>
          <w:color w:val="006DB6"/>
        </w:rPr>
        <w:t xml:space="preserve">2.05. </w:t>
      </w:r>
      <w:r>
        <w:t>Effect of Termination.</w:t>
      </w:r>
    </w:p>
    <w:p w14:paraId="0A552977" w14:textId="77777777" w:rsidR="000E2B60" w:rsidRDefault="00000000">
      <w:pPr>
        <w:spacing w:after="60"/>
        <w:ind w:left="720"/>
      </w:pPr>
      <w:r>
        <w:rPr>
          <w:b/>
          <w:bCs/>
          <w:color w:val="006DB6"/>
        </w:rPr>
        <w:t xml:space="preserve">    (a) </w:t>
      </w:r>
      <w:r>
        <w:t>Upon termination for any reason, all fees and charges for services rendered through the date of termination shall become immediately due and payable, including: (</w:t>
      </w:r>
      <w:proofErr w:type="spellStart"/>
      <w:r>
        <w:t>i</w:t>
      </w:r>
      <w:proofErr w:type="spellEnd"/>
      <w:r>
        <w:t>) any remaining obligations for annual licenses and subscriptions procured on Client’s behalf; (ii) for Virtual Staff services, any unpaid hour balance invoiced at the applicable Hourly Rate from the Rate Card (Schedule C) as set forth in Schedule A, Section 3.3(e); (iii) all accrued and unpaid late fees under Section 3.04; and (iv) any early termination fees as calculated under Section 2.03. Termination shall not relieve Client of any payment obligation that accrued prior to or as a result of termination.</w:t>
      </w:r>
    </w:p>
    <w:p w14:paraId="00246A7D" w14:textId="211A74DE" w:rsidR="000E2B60" w:rsidRDefault="00000000">
      <w:pPr>
        <w:spacing w:after="60"/>
        <w:ind w:left="720"/>
      </w:pPr>
      <w:r>
        <w:rPr>
          <w:b/>
          <w:bCs/>
          <w:color w:val="006DB6"/>
        </w:rPr>
        <w:t xml:space="preserve">    (b) </w:t>
      </w:r>
      <w:proofErr w:type="spellStart"/>
      <w:r>
        <w:t>Technijian</w:t>
      </w:r>
      <w:proofErr w:type="spellEnd"/>
      <w:r>
        <w:t xml:space="preserve"> shall provide reasonable transition assistance for a period of up to thirty (30) days following termination</w:t>
      </w:r>
      <w:ins w:id="12" w:author="Dave Barisic" w:date="2026-04-24T09:37:00Z" w16du:dateUtc="2026-04-24T16:37:00Z">
        <w:r w:rsidR="001E3B83">
          <w:t>.</w:t>
        </w:r>
      </w:ins>
      <w:del w:id="13" w:author="Dave Barisic" w:date="2026-04-24T09:37:00Z" w16du:dateUtc="2026-04-24T16:37:00Z">
        <w:r w:rsidDel="001E3B83">
          <w:delText>, provided that Client has paid all amounts owed under this Agreement in full, including any accrued late fees and collection costs. If Client has any outstanding balance at the time of termination, Technijian may withhold transition assistance until payment is received, or condition transition assistance upon Client’s execution of a payment plan acceptable to Technijian.</w:delText>
        </w:r>
      </w:del>
      <w:ins w:id="14" w:author="Dave Barisic" w:date="2026-04-24T09:37:00Z" w16du:dateUtc="2026-04-24T16:37:00Z">
        <w:r w:rsidR="001E3B83">
          <w:t xml:space="preserve">  Transition assistance shall commence within five (5) business days of termination notice.  If Client disputes any portion of the final invoice in good </w:t>
        </w:r>
      </w:ins>
      <w:ins w:id="15" w:author="Dave Barisic" w:date="2026-04-24T09:38:00Z" w16du:dateUtc="2026-04-24T16:38:00Z">
        <w:r w:rsidR="001E3B83">
          <w:t>faith</w:t>
        </w:r>
      </w:ins>
      <w:ins w:id="16" w:author="Dave Barisic" w:date="2026-04-24T09:37:00Z" w16du:dateUtc="2026-04-24T16:37:00Z">
        <w:r w:rsidR="001E3B83">
          <w:t xml:space="preserve">, </w:t>
        </w:r>
        <w:proofErr w:type="spellStart"/>
        <w:r w:rsidR="001E3B83">
          <w:t>Technijian</w:t>
        </w:r>
        <w:proofErr w:type="spellEnd"/>
        <w:r w:rsidR="001E3B83">
          <w:t xml:space="preserve"> </w:t>
        </w:r>
      </w:ins>
      <w:ins w:id="17" w:author="Dave Barisic" w:date="2026-04-24T09:38:00Z" w16du:dateUtc="2026-04-24T16:38:00Z">
        <w:r w:rsidR="001E3B83">
          <w:t>shall not withhold transition assistance pending resolution of the dispute, provided Client pays all undisputed amounts and places disputed amounts in escrow.</w:t>
        </w:r>
      </w:ins>
    </w:p>
    <w:p w14:paraId="1015EFFD" w14:textId="77777777" w:rsidR="000E2B60" w:rsidRDefault="00000000">
      <w:pPr>
        <w:spacing w:after="60"/>
        <w:ind w:left="720"/>
      </w:pPr>
      <w:r>
        <w:rPr>
          <w:b/>
          <w:bCs/>
          <w:color w:val="006DB6"/>
        </w:rPr>
        <w:lastRenderedPageBreak/>
        <w:t xml:space="preserve">    (c) </w:t>
      </w:r>
      <w:proofErr w:type="spellStart"/>
      <w:r>
        <w:t>Technijian</w:t>
      </w:r>
      <w:proofErr w:type="spellEnd"/>
      <w:r>
        <w:t xml:space="preserve"> shall return all Client Data in its possession within thirty (30) days of termination, in a commercially standard format. If Client has outstanding unpaid invoices at the time of termination, </w:t>
      </w:r>
      <w:proofErr w:type="spellStart"/>
      <w:r>
        <w:t>Technijian</w:t>
      </w:r>
      <w:proofErr w:type="spellEnd"/>
      <w:r>
        <w:t xml:space="preserve"> may require Client to execute a payment plan acceptable to </w:t>
      </w:r>
      <w:proofErr w:type="spellStart"/>
      <w:r>
        <w:t>Technijian</w:t>
      </w:r>
      <w:proofErr w:type="spellEnd"/>
      <w:r>
        <w:t xml:space="preserve"> as a condition of data return, but shall not withhold Client Data beyond sixty (60) days following termination regardless of payment status. Notwithstanding any other provision of this Agreement, </w:t>
      </w:r>
      <w:proofErr w:type="spellStart"/>
      <w:r>
        <w:t>Technijian</w:t>
      </w:r>
      <w:proofErr w:type="spellEnd"/>
      <w:r>
        <w:t xml:space="preserve"> shall not withhold Client Data to the extent such withholding would prevent Client from complying with applicable law, including data breach notification obligations under California Civil Code Section 1798.82, consumer rights requests under the CCPA, HIPAA obligations, or other regulatory requirements. Nothing in this subsection shall be construed to grant </w:t>
      </w:r>
      <w:proofErr w:type="spellStart"/>
      <w:r>
        <w:t>Technijian</w:t>
      </w:r>
      <w:proofErr w:type="spellEnd"/>
      <w:r>
        <w:t xml:space="preserve"> any ownership interest in Client Data, nor shall the return of Client Data relieve Client of any payment obligation.</w:t>
      </w:r>
    </w:p>
    <w:p w14:paraId="34A487B1" w14:textId="77777777" w:rsidR="000E2B60" w:rsidRDefault="00000000">
      <w:pPr>
        <w:spacing w:after="60"/>
        <w:ind w:left="720"/>
      </w:pPr>
      <w:r>
        <w:rPr>
          <w:b/>
          <w:bCs/>
          <w:color w:val="006DB6"/>
        </w:rPr>
        <w:t xml:space="preserve">    (d) </w:t>
      </w:r>
      <w:r>
        <w:t>The following sections shall survive termination: Section 3 (Payment), Section 4 (Confidentiality), Section 5 (Limitation of Liability), Section 6 (Indemnification), Section 7 (Intellectual Property), Section 8 (Dispute Resolution), Section 9.03 (Severability), Section 9.04 (Waiver), Section 9.05 (Assignment), Section 9.08 (Governing Law), Section 9.09 (Personnel Transition Fee), Section 10 (Data Protection), and Section 11 (Insurance, which shall remain in effect through the end of any transition assistance period under Section 2.05(b)), and any other provision that by its nature is intended to survive termination.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960"/>
      </w:tblGrid>
      <w:tr w:rsidR="000E2B60" w14:paraId="35BDBD19" w14:textId="77777777">
        <w:tblPrEx>
          <w:tblCellMar>
            <w:top w:w="0" w:type="dxa"/>
            <w:bottom w:w="0" w:type="dxa"/>
          </w:tblCellMar>
        </w:tblPrEx>
        <w:tc>
          <w:tcPr>
            <w:tcW w:w="120" w:type="dxa"/>
            <w:shd w:val="clear" w:color="auto" w:fill="006DB6"/>
          </w:tcPr>
          <w:p w14:paraId="26F65DC9" w14:textId="77777777" w:rsidR="000E2B60" w:rsidRDefault="000E2B60"/>
        </w:tc>
        <w:tc>
          <w:tcPr>
            <w:tcW w:w="9960" w:type="dxa"/>
            <w:tcMar>
              <w:top w:w="60" w:type="dxa"/>
              <w:left w:w="160" w:type="dxa"/>
              <w:bottom w:w="60" w:type="dxa"/>
              <w:right w:w="0" w:type="dxa"/>
            </w:tcMar>
          </w:tcPr>
          <w:p w14:paraId="5478B4D2" w14:textId="77777777" w:rsidR="000E2B60" w:rsidRDefault="00000000">
            <w:r>
              <w:rPr>
                <w:b/>
                <w:bCs/>
                <w:color w:val="006DB6"/>
                <w:sz w:val="24"/>
                <w:szCs w:val="24"/>
              </w:rPr>
              <w:t>3. PAYMENT</w:t>
            </w:r>
          </w:p>
        </w:tc>
      </w:tr>
    </w:tbl>
    <w:p w14:paraId="4B0C35A2" w14:textId="77777777" w:rsidR="000E2B60" w:rsidRDefault="000E2B60">
      <w:pPr>
        <w:spacing w:before="40"/>
      </w:pPr>
    </w:p>
    <w:p w14:paraId="2E72619E" w14:textId="77777777" w:rsidR="000E2B60" w:rsidRDefault="00000000">
      <w:pPr>
        <w:spacing w:after="60"/>
      </w:pPr>
      <w:r>
        <w:rPr>
          <w:b/>
          <w:bCs/>
          <w:color w:val="006DB6"/>
        </w:rPr>
        <w:t xml:space="preserve">3.01. </w:t>
      </w:r>
      <w:r>
        <w:t>Fees. Client shall pay fees for the services as set forth in the applicable Schedule, SOW, or invoice. Fees are exclusive of applicable taxes.</w:t>
      </w:r>
    </w:p>
    <w:p w14:paraId="7517B519" w14:textId="77777777" w:rsidR="000E2B60" w:rsidRDefault="00000000">
      <w:pPr>
        <w:spacing w:after="60"/>
      </w:pPr>
      <w:r>
        <w:rPr>
          <w:b/>
          <w:bCs/>
          <w:color w:val="006DB6"/>
        </w:rPr>
        <w:t xml:space="preserve">3.02. </w:t>
      </w:r>
      <w:r>
        <w:t xml:space="preserve">Invoice Types. Client may receive the following types of invoices from </w:t>
      </w:r>
      <w:proofErr w:type="spellStart"/>
      <w:r>
        <w:t>Technijian</w:t>
      </w:r>
      <w:proofErr w:type="spellEnd"/>
      <w:r>
        <w:t xml:space="preserve"> during the term of this Agreement. Each invoice will clearly identify its type, the applicable Schedule or SOW, and the billing period or delivery event.</w:t>
      </w:r>
    </w:p>
    <w:p w14:paraId="298B83F5" w14:textId="77777777" w:rsidR="000E2B60" w:rsidRDefault="00000000">
      <w:pPr>
        <w:spacing w:after="60"/>
        <w:ind w:left="720"/>
      </w:pPr>
      <w:r>
        <w:rPr>
          <w:b/>
          <w:bCs/>
          <w:color w:val="006DB6"/>
        </w:rPr>
        <w:t xml:space="preserve">    (a) </w:t>
      </w:r>
      <w:r>
        <w:t>Monthly Service Invoice. Issued on the first business day of each month for recurring managed services under Schedule A (Online Services, infrastructure, monitoring, desktop/server management). Billed in advance for the upcoming month.</w:t>
      </w:r>
    </w:p>
    <w:p w14:paraId="68521BDA" w14:textId="77777777" w:rsidR="000E2B60" w:rsidRDefault="00000000">
      <w:pPr>
        <w:spacing w:after="60"/>
        <w:ind w:left="720"/>
      </w:pPr>
      <w:r>
        <w:rPr>
          <w:b/>
          <w:bCs/>
          <w:color w:val="006DB6"/>
        </w:rPr>
        <w:t xml:space="preserve">    (b) </w:t>
      </w:r>
      <w:r>
        <w:t>Monthly Recurring Subscription Invoice. Issued on the first business day of each month for subscription and license services under Schedule B (software licenses, SaaS subscriptions, SIP trunk services). Billed in advance for the upcoming month. Subscription quantities and pricing are as specified in the applicable Service Order.</w:t>
      </w:r>
    </w:p>
    <w:p w14:paraId="31036FD5" w14:textId="77777777" w:rsidR="000E2B60" w:rsidRDefault="00000000">
      <w:pPr>
        <w:spacing w:after="60"/>
        <w:ind w:left="720"/>
      </w:pPr>
      <w:r>
        <w:rPr>
          <w:b/>
          <w:bCs/>
          <w:color w:val="006DB6"/>
        </w:rPr>
        <w:t xml:space="preserve">    (c) </w:t>
      </w:r>
      <w:r>
        <w:t>Weekly In-Contract Invoice. Issued every Friday for Virtual Staff (contracted support) services performed under Schedule A, Part 3, during the preceding week (Monday through Friday). Each weekly in-contract invoice shall include: (</w:t>
      </w:r>
      <w:proofErr w:type="spellStart"/>
      <w:r>
        <w:t>i</w:t>
      </w:r>
      <w:proofErr w:type="spellEnd"/>
      <w:r>
        <w:t>) a listing of each support ticket addressed during the period; (ii) the assigned resource, role, and hours spent per ticket; (iii) a description of the work performed per ticket; (iv) whether work was performed during normal business hours or after-hours; and (v) the current running balance for each contracted role. The weekly in-contract invoice is issued for transparency and tracking purposes; the actual billed amount is governed by the cycle-based billing model described in Schedule A, Section 3.3.</w:t>
      </w:r>
    </w:p>
    <w:p w14:paraId="6BE61EF6" w14:textId="77777777" w:rsidR="000E2B60" w:rsidRDefault="00000000">
      <w:pPr>
        <w:spacing w:after="60"/>
        <w:ind w:left="720"/>
      </w:pPr>
      <w:r>
        <w:rPr>
          <w:b/>
          <w:bCs/>
          <w:color w:val="006DB6"/>
        </w:rPr>
        <w:t xml:space="preserve">    (d) </w:t>
      </w:r>
      <w:r>
        <w:t>Weekly Out-of-Contract Invoice. Issued every Friday for labor services performed outside the scope of any active Schedule or SOW — including ad-hoc support requests, emergency work, and services performed under a SOW with hourly billing (such as CTO Advisory engagements). Each weekly out-of-contract invoice shall include: (</w:t>
      </w:r>
      <w:proofErr w:type="spellStart"/>
      <w:r>
        <w:t>i</w:t>
      </w:r>
      <w:proofErr w:type="spellEnd"/>
      <w:r>
        <w:t xml:space="preserve">) a listing of each support ticket or task performed during the period; (ii) the assigned resource, role, and applicable hourly rate from the Rate Card (Schedule C); (iii) time entries with hours billed per activity (in 15-minute increments); (iv) whether work was performed during normal business hours or after-hours; and (v) the total hours and total </w:t>
      </w:r>
      <w:r>
        <w:lastRenderedPageBreak/>
        <w:t>amount for the week. Out-of-contract work is billed in arrears at the applicable rates from Schedule C.</w:t>
      </w:r>
    </w:p>
    <w:p w14:paraId="763EA260" w14:textId="77777777" w:rsidR="000E2B60" w:rsidRDefault="00000000">
      <w:pPr>
        <w:spacing w:after="60"/>
        <w:ind w:left="720"/>
      </w:pPr>
      <w:r>
        <w:rPr>
          <w:b/>
          <w:bCs/>
          <w:color w:val="006DB6"/>
        </w:rPr>
        <w:t xml:space="preserve">    (e) </w:t>
      </w:r>
      <w:r>
        <w:t>Equipment and Materials Invoice. Issued upon delivery or procurement of hardware, software licenses (perpetual), or other tangible goods on Client’s behalf. Each equipment invoice shall include: (</w:t>
      </w:r>
      <w:proofErr w:type="spellStart"/>
      <w:r>
        <w:t>i</w:t>
      </w:r>
      <w:proofErr w:type="spellEnd"/>
      <w:r>
        <w:t>) item description, manufacturer, and model/part number; (ii) quantity and unit price; (iii) applicable sales tax; (iv) shipping and handling charges, if any; and (v) total amount due. Title to equipment shall not pass to Client until payment is received in full, as set forth in Section 3.09.</w:t>
      </w:r>
    </w:p>
    <w:p w14:paraId="5BE82300" w14:textId="77777777" w:rsidR="000E2B60" w:rsidRDefault="00000000">
      <w:pPr>
        <w:spacing w:after="60"/>
        <w:ind w:left="720"/>
      </w:pPr>
      <w:r>
        <w:rPr>
          <w:b/>
          <w:bCs/>
          <w:color w:val="006DB6"/>
        </w:rPr>
        <w:t xml:space="preserve">    (f) </w:t>
      </w:r>
      <w:r>
        <w:t>Project Milestone Invoice. Issued upon completion of a project milestone as defined in an applicable SOW. The milestone, deliverables, and invoiced amount are as specified in the payment schedule of the SOW. Milestone invoices are billed in arrears upon acceptance of the deliverables or deemed acceptance under the SOW’s acceptance provisions.</w:t>
      </w:r>
    </w:p>
    <w:p w14:paraId="7393A704" w14:textId="77777777" w:rsidR="000E2B60" w:rsidRDefault="00000000">
      <w:pPr>
        <w:spacing w:after="60"/>
      </w:pPr>
      <w:r>
        <w:rPr>
          <w:b/>
          <w:bCs/>
          <w:color w:val="006DB6"/>
        </w:rPr>
        <w:t xml:space="preserve">3.03. </w:t>
      </w:r>
      <w:r>
        <w:t>Payment Terms. All invoices are due and payable within thirty (30) days of the invoice date, unless otherwise specified in the applicable Schedule or SOW.</w:t>
      </w:r>
    </w:p>
    <w:p w14:paraId="027B3380" w14:textId="77777777" w:rsidR="000E2B60" w:rsidRDefault="00000000">
      <w:pPr>
        <w:spacing w:after="60"/>
      </w:pPr>
      <w:r>
        <w:rPr>
          <w:b/>
          <w:bCs/>
          <w:color w:val="006DB6"/>
        </w:rPr>
        <w:t xml:space="preserve">3.04. </w:t>
      </w:r>
      <w:r>
        <w:t xml:space="preserve">Late Payment. Invoices not paid within terms shall accrue a late fee of 1.5% per month (or the maximum rate permitted by law, whichever is less) on the unpaid balance, calculated as simple interest from the date payment was due until the date payment is received in full. Late fees are payable in addition to the outstanding principal amount. The Parties acknowledge that the late fee represents a reasonable estimate of </w:t>
      </w:r>
      <w:proofErr w:type="spellStart"/>
      <w:r>
        <w:t>Technijian’s</w:t>
      </w:r>
      <w:proofErr w:type="spellEnd"/>
      <w:r>
        <w:t xml:space="preserve"> administrative costs and damages resulting from late payment, including cash-flow disruption, collection overhead, and the cost of carrying accounts receivable, and is not intended as a penalty.</w:t>
      </w:r>
    </w:p>
    <w:p w14:paraId="4B737078" w14:textId="77777777" w:rsidR="000E2B60" w:rsidRDefault="00000000">
      <w:pPr>
        <w:spacing w:after="60"/>
      </w:pPr>
      <w:r>
        <w:rPr>
          <w:b/>
          <w:bCs/>
          <w:color w:val="006DB6"/>
        </w:rPr>
        <w:t xml:space="preserve">3.05. </w:t>
      </w:r>
      <w:r>
        <w:t>Disputed Invoices.</w:t>
      </w:r>
    </w:p>
    <w:p w14:paraId="26AE8390" w14:textId="77777777" w:rsidR="000E2B60" w:rsidRDefault="00000000">
      <w:pPr>
        <w:spacing w:after="60"/>
        <w:ind w:left="720"/>
      </w:pPr>
      <w:r>
        <w:rPr>
          <w:b/>
          <w:bCs/>
          <w:color w:val="006DB6"/>
        </w:rPr>
        <w:t xml:space="preserve">    (a) </w:t>
      </w:r>
      <w:r>
        <w:t xml:space="preserve">Weekly Invoices (In-Contract and Out-of-Contract). Because weekly invoices include detailed ticket descriptions and time entries, Client shall have thirty (30) days from the invoice date to review and dispute any portion of a weekly invoice. Client shall notify </w:t>
      </w:r>
      <w:proofErr w:type="spellStart"/>
      <w:r>
        <w:t>Technijian</w:t>
      </w:r>
      <w:proofErr w:type="spellEnd"/>
      <w:r>
        <w:t xml:space="preserve"> in writing, specifying the ticket number(s) and nature of the dispute with reasonable particularity. Undisputed tickets and time entries on the same invoice shall remain payable by the due date. Failure to provide a timely written dispute notice within the thirty (30) day period shall constitute acceptance of all tickets and time entries on the invoice.</w:t>
      </w:r>
    </w:p>
    <w:p w14:paraId="0FF9FF3C" w14:textId="77777777" w:rsidR="000E2B60" w:rsidRDefault="00000000">
      <w:pPr>
        <w:spacing w:after="60"/>
        <w:ind w:left="720"/>
      </w:pPr>
      <w:r>
        <w:rPr>
          <w:b/>
          <w:bCs/>
          <w:color w:val="006DB6"/>
        </w:rPr>
        <w:t xml:space="preserve">    (b) </w:t>
      </w:r>
      <w:r>
        <w:t xml:space="preserve">All Other Invoices. For monthly service invoices, monthly recurring subscription invoices, equipment invoices, and project milestone invoices, Client shall notify </w:t>
      </w:r>
      <w:proofErr w:type="spellStart"/>
      <w:r>
        <w:t>Technijian</w:t>
      </w:r>
      <w:proofErr w:type="spellEnd"/>
      <w:r>
        <w:t xml:space="preserve"> in writing within fifteen (15) days of the invoice date if Client disputes any portion, specifying the nature and basis of the dispute with reasonable particularity. Client shall pay all undisputed amounts by the due date. Failure to provide a timely written dispute notice shall constitute acceptance of the invoice.</w:t>
      </w:r>
    </w:p>
    <w:p w14:paraId="04C1650F" w14:textId="77777777" w:rsidR="000E2B60" w:rsidRDefault="00000000">
      <w:pPr>
        <w:spacing w:after="60"/>
        <w:ind w:left="720"/>
      </w:pPr>
      <w:r>
        <w:rPr>
          <w:b/>
          <w:bCs/>
          <w:color w:val="006DB6"/>
        </w:rPr>
        <w:t xml:space="preserve">    (c) </w:t>
      </w:r>
      <w:r>
        <w:t xml:space="preserve">Resolution. The Parties shall work in good faith to resolve any invoice dispute within thirty (30) days of the dispute notice. If the dispute results in an adjustment, </w:t>
      </w:r>
      <w:proofErr w:type="spellStart"/>
      <w:r>
        <w:t>Technijian</w:t>
      </w:r>
      <w:proofErr w:type="spellEnd"/>
      <w:r>
        <w:t xml:space="preserve"> shall issue a credit memo or revised invoice within ten (10) business days of resolution.</w:t>
      </w:r>
    </w:p>
    <w:p w14:paraId="0A4EB623" w14:textId="77777777" w:rsidR="000E2B60" w:rsidRDefault="00000000">
      <w:pPr>
        <w:spacing w:after="60"/>
      </w:pPr>
      <w:r>
        <w:rPr>
          <w:b/>
          <w:bCs/>
          <w:color w:val="006DB6"/>
        </w:rPr>
        <w:t xml:space="preserve">3.06. </w:t>
      </w:r>
      <w:r>
        <w:t xml:space="preserve">Suspension of Services. If Client fails to pay any undisputed invoice within thirty (30) days of the due date, </w:t>
      </w:r>
      <w:proofErr w:type="spellStart"/>
      <w:r>
        <w:t>Technijian</w:t>
      </w:r>
      <w:proofErr w:type="spellEnd"/>
      <w:r>
        <w:t xml:space="preserve"> may, upon ten (10) days written notice, suspend services under the Schedule or SOW associated with the unpaid invoice until payment is received in full, including all accrued late fees. If Client fails to pay any undisputed invoice within sixty (60) days of the due date, </w:t>
      </w:r>
      <w:proofErr w:type="spellStart"/>
      <w:r>
        <w:t>Technijian</w:t>
      </w:r>
      <w:proofErr w:type="spellEnd"/>
      <w:r>
        <w:t xml:space="preserve"> may suspend all services under this Agreement and any related Schedules or SOWs. Recurring fees for suspended services shall continue to accrue for a period not to exceed thirty (30) days following the date of suspension, after which </w:t>
      </w:r>
      <w:proofErr w:type="spellStart"/>
      <w:r>
        <w:t>Technijian</w:t>
      </w:r>
      <w:proofErr w:type="spellEnd"/>
      <w:r>
        <w:t xml:space="preserve"> may terminate the affected Schedule, SOW, or this Agreement upon written notice. </w:t>
      </w:r>
      <w:proofErr w:type="spellStart"/>
      <w:r>
        <w:t>Technijian</w:t>
      </w:r>
      <w:proofErr w:type="spellEnd"/>
      <w:r>
        <w:t xml:space="preserve"> continues to maintain infrastructure, licenses, and reserved capacity during any suspension period, which justifies the continued accrual. Suspension of services shall not relieve Client of its payment obligations.</w:t>
      </w:r>
    </w:p>
    <w:p w14:paraId="08AE0D59" w14:textId="06D15A31" w:rsidR="000E2B60" w:rsidDel="000327E1" w:rsidRDefault="00000000">
      <w:pPr>
        <w:spacing w:after="60"/>
        <w:rPr>
          <w:del w:id="18" w:author="Dave Barisic" w:date="2026-04-24T09:43:00Z" w16du:dateUtc="2026-04-24T16:43:00Z"/>
        </w:rPr>
      </w:pPr>
      <w:r>
        <w:rPr>
          <w:b/>
          <w:bCs/>
          <w:color w:val="006DB6"/>
        </w:rPr>
        <w:t xml:space="preserve">3.07. </w:t>
      </w:r>
      <w:r>
        <w:t xml:space="preserve">Acceleration. </w:t>
      </w:r>
      <w:ins w:id="19" w:author="Dave Barisic" w:date="2026-04-24T09:43:00Z" w16du:dateUtc="2026-04-24T16:43:00Z">
        <w:r w:rsidR="000327E1" w:rsidRPr="000327E1">
          <w:t xml:space="preserve">Upon the occurrence of any of the following events, all amounts due or to become due under this Agreement and any Schedule or Statement of Work shall, at </w:t>
        </w:r>
        <w:proofErr w:type="spellStart"/>
        <w:r w:rsidR="000327E1" w:rsidRPr="000327E1">
          <w:t>Technijian's</w:t>
        </w:r>
        <w:proofErr w:type="spellEnd"/>
        <w:r w:rsidR="000327E1" w:rsidRPr="000327E1">
          <w:t xml:space="preserve"> option, become </w:t>
        </w:r>
        <w:r w:rsidR="000327E1" w:rsidRPr="000327E1">
          <w:lastRenderedPageBreak/>
          <w:t xml:space="preserve">immediately due and payable; provided, however, that </w:t>
        </w:r>
        <w:proofErr w:type="spellStart"/>
        <w:r w:rsidR="000327E1" w:rsidRPr="000327E1">
          <w:t>Technijian</w:t>
        </w:r>
        <w:proofErr w:type="spellEnd"/>
        <w:r w:rsidR="000327E1" w:rsidRPr="000327E1">
          <w:t xml:space="preserve"> shall first deliver written notice to Client specifying the basis for acceleration in reasonable detail, and Client shall have ten (10) business days following receipt of such notice to cure the condition giving rise to acceleration (the "Cure Period"). If Client cures the condition within the Cure Period, the right to accelerate shall be deemed waived with respect to that occurrence. Notwithstanding the foregoing, no notice or Cure Period shall be required in the event of: (</w:t>
        </w:r>
        <w:proofErr w:type="spellStart"/>
        <w:r w:rsidR="000327E1" w:rsidRPr="000327E1">
          <w:t>i</w:t>
        </w:r>
        <w:proofErr w:type="spellEnd"/>
        <w:r w:rsidR="000327E1" w:rsidRPr="000327E1">
          <w:t xml:space="preserve">) Client's insolvency, general assignment for the benefit of creditors, or commencement of any bankruptcy or receivership proceeding; or (ii) a good-faith determination by </w:t>
        </w:r>
        <w:proofErr w:type="spellStart"/>
        <w:r w:rsidR="000327E1" w:rsidRPr="000327E1">
          <w:t>Technijian</w:t>
        </w:r>
        <w:proofErr w:type="spellEnd"/>
        <w:r w:rsidR="000327E1" w:rsidRPr="000327E1">
          <w:t xml:space="preserve"> of fraud or material misrepresentation by Client in connection with this Agreement.</w:t>
        </w:r>
      </w:ins>
      <w:del w:id="20" w:author="Dave Barisic" w:date="2026-04-24T09:43:00Z" w16du:dateUtc="2026-04-24T16:43:00Z">
        <w:r w:rsidDel="000327E1">
          <w:delText>Upon the occurrence of any of the following events, all fees, charges, and amounts owing under this Agreement, all Schedules, and all SOWs shall become immediately due and payable without further notice or demand: (a) Client fails to pay any undisputed invoice within forty-five (45) days of the due date; (b) Client terminates this Agreement or any Schedule while any invoices remain unpaid; (c) Client becomes insolvent, files for bankruptcy, or has a receiver appointed for its assets; or (d) Client is the subject of a material adverse change in its financial condition that, in Technijian’s reasonable judgment, impairs Client’s ability to perform its payment obligations.</w:delText>
        </w:r>
      </w:del>
    </w:p>
    <w:p w14:paraId="1842BE64" w14:textId="77777777" w:rsidR="000E2B60" w:rsidRDefault="00000000">
      <w:pPr>
        <w:spacing w:after="60"/>
      </w:pPr>
      <w:r>
        <w:rPr>
          <w:b/>
          <w:bCs/>
          <w:color w:val="006DB6"/>
        </w:rPr>
        <w:t xml:space="preserve">3.08. </w:t>
      </w:r>
      <w:r>
        <w:t>Collection Costs and Attorney’s Fees. This Section applies exclusively to the collection of fees, invoices, and other amounts owed under this Agreement and is separate from and does not apply to disputes regarding service quality, professional performance, errors and omissions, or any other non-payment claims. In any Collection Effort (as defined in Section 8.04), the prevailing Party shall be entitled to recover from the non-prevailing Party all reasonable costs of collection, including but not limited to: (a) reasonable attorney’s fees and legal costs (including fees for in-house counsel at market rates); (b) collection agency fees and commissions; (c) court costs, arbitration filing fees, and administrative costs; (d) costs of investigation, skip tracing, and asset searches; and (e) all costs of appeal. This obligation applies regardless of whether a lawsuit or arbitration is commenced, and such costs shall be in addition to all other amounts owed. Pursuant to California Civil Code Section 1717, the Parties acknowledge that this attorney’s fees provision is reciprocal and shall be enforced as such. For avoidance of doubt, this Section does not entitle either Party to recover attorney’s fees or costs in connection with any counterclaim, cross-claim, or separate claim arising from alleged service deficiencies, professional negligence, or other non-payment matters — such claims are governed by Section 8.05.</w:t>
      </w:r>
    </w:p>
    <w:p w14:paraId="538EB880" w14:textId="77777777" w:rsidR="000E2B60" w:rsidRDefault="00000000">
      <w:pPr>
        <w:spacing w:after="60"/>
      </w:pPr>
      <w:r>
        <w:rPr>
          <w:b/>
          <w:bCs/>
          <w:color w:val="006DB6"/>
        </w:rPr>
        <w:t xml:space="preserve">3.09. </w:t>
      </w:r>
      <w:r>
        <w:t xml:space="preserve">Right of Setoff and Lien. (a) </w:t>
      </w:r>
      <w:proofErr w:type="spellStart"/>
      <w:r>
        <w:t>Technijian</w:t>
      </w:r>
      <w:proofErr w:type="spellEnd"/>
      <w:r>
        <w:t xml:space="preserve"> shall have the right to set off any amounts owed by Client under this Agreement against any amounts </w:t>
      </w:r>
      <w:proofErr w:type="spellStart"/>
      <w:r>
        <w:t>Technijian</w:t>
      </w:r>
      <w:proofErr w:type="spellEnd"/>
      <w:r>
        <w:t xml:space="preserve"> may owe to Client under this or any other agreement between the Parties. (b) </w:t>
      </w:r>
      <w:proofErr w:type="spellStart"/>
      <w:r>
        <w:t>Technijian</w:t>
      </w:r>
      <w:proofErr w:type="spellEnd"/>
      <w:r>
        <w:t xml:space="preserve"> shall retain a lien on all work product, deliverables, custom development, documentation, and materials (excluding Client Data as defined in Section 1.06) in its possession until all amounts owed by Client are paid in full. </w:t>
      </w:r>
      <w:proofErr w:type="spellStart"/>
      <w:r>
        <w:t>Technijian</w:t>
      </w:r>
      <w:proofErr w:type="spellEnd"/>
      <w:r>
        <w:t xml:space="preserve"> shall not be required to deliver, transfer, or release any work product or grant any license until all outstanding invoices, including accrued late fees and collection costs, are satisfied. (c) In the event of non-payment, </w:t>
      </w:r>
      <w:proofErr w:type="spellStart"/>
      <w:r>
        <w:t>Technijian</w:t>
      </w:r>
      <w:proofErr w:type="spellEnd"/>
      <w:r>
        <w:t xml:space="preserve"> may withhold transition assistance and credential transfers described in Section 2.05 until all amounts owed are paid in full, subject to the Client Data return obligations in Section 2.05(c) and the regulatory carve-outs therein.</w:t>
      </w:r>
    </w:p>
    <w:p w14:paraId="2548ECDB" w14:textId="76CD5E2D" w:rsidR="000E2B60" w:rsidDel="0092363D" w:rsidRDefault="00000000">
      <w:pPr>
        <w:spacing w:after="60"/>
        <w:rPr>
          <w:del w:id="21" w:author="Dave Barisic" w:date="2026-04-24T09:26:00Z" w16du:dateUtc="2026-04-24T16:26:00Z"/>
        </w:rPr>
      </w:pPr>
      <w:del w:id="22" w:author="Dave Barisic" w:date="2026-04-24T09:26:00Z" w16du:dateUtc="2026-04-24T16:26:00Z">
        <w:r w:rsidDel="0092363D">
          <w:rPr>
            <w:b/>
            <w:bCs/>
            <w:color w:val="006DB6"/>
          </w:rPr>
          <w:delText xml:space="preserve">3.10. </w:delText>
        </w:r>
        <w:r w:rsidDel="0092363D">
          <w:delText>Grant of Security Interest (UCC).</w:delText>
        </w:r>
      </w:del>
    </w:p>
    <w:p w14:paraId="79B345AD" w14:textId="12F87592" w:rsidR="000E2B60" w:rsidDel="0092363D" w:rsidRDefault="00000000">
      <w:pPr>
        <w:spacing w:after="60"/>
        <w:ind w:left="720"/>
        <w:rPr>
          <w:del w:id="23" w:author="Dave Barisic" w:date="2026-04-24T09:26:00Z" w16du:dateUtc="2026-04-24T16:26:00Z"/>
        </w:rPr>
      </w:pPr>
      <w:del w:id="24" w:author="Dave Barisic" w:date="2026-04-24T09:26:00Z" w16du:dateUtc="2026-04-24T16:26:00Z">
        <w:r w:rsidDel="0092363D">
          <w:rPr>
            <w:b/>
            <w:bCs/>
            <w:color w:val="006DB6"/>
          </w:rPr>
          <w:delText xml:space="preserve">    (a) </w:delText>
        </w:r>
        <w:r w:rsidDel="0092363D">
          <w:delText xml:space="preserve">Grant. To secure the full and timely payment of all fees, charges, late fees, collection costs, and any other amounts now or hereafter owing by Client to Technijian under this Agreement, any Schedule, any SOW, or any other agreement between the Parties (collectively, the “Secured Obligations”), Client hereby grants to Technijian a continuing security interest in the following property of Client, whether now owned or hereafter acquired (collectively, the “Collateral”): (i) all equipment, hardware, and fixtures procured by Technijian on Client’s behalf or used in connection with the services; (ii) all work product, deliverables, custom development, and documentation produced by Technijian under this Agreement or any SOW; (iii) all proceeds of the foregoing; and (iv) all books and records relating to the foregoing. For avoidance of doubt, the Collateral does not </w:delText>
        </w:r>
        <w:r w:rsidDel="0092363D">
          <w:lastRenderedPageBreak/>
          <w:delText>include Client Data (as defined in Section 1.06), Client’s pre-existing intellectual property, or Client’s general accounts receivable or general intangibles unrelated to the services. This security interest shall be subordinate to any prior perfected security interest held by Client’s primary lender(s) of record as of the Effective Date of this Agreement.</w:delText>
        </w:r>
      </w:del>
    </w:p>
    <w:p w14:paraId="6D84FFEC" w14:textId="7E8F3568" w:rsidR="000E2B60" w:rsidDel="0092363D" w:rsidRDefault="00000000">
      <w:pPr>
        <w:spacing w:after="60"/>
        <w:ind w:left="720"/>
        <w:rPr>
          <w:del w:id="25" w:author="Dave Barisic" w:date="2026-04-24T09:26:00Z" w16du:dateUtc="2026-04-24T16:26:00Z"/>
        </w:rPr>
      </w:pPr>
      <w:del w:id="26" w:author="Dave Barisic" w:date="2026-04-24T09:26:00Z" w16du:dateUtc="2026-04-24T16:26:00Z">
        <w:r w:rsidDel="0092363D">
          <w:rPr>
            <w:b/>
            <w:bCs/>
            <w:color w:val="006DB6"/>
          </w:rPr>
          <w:delText xml:space="preserve">    (b) </w:delText>
        </w:r>
        <w:r w:rsidDel="0092363D">
          <w:delText>Filing of UCC-1 Financing Statement. Client authorizes Technijian to file a UCC-1 Financing Statement (and any amendments, continuations, or renewals thereof) with the California Secretary of State or any other applicable filing office to perfect the security interest granted herein. Technijian may file such UCC-1 Financing Statement at any time after execution of this Agreement; provided, however, that Technijian shall provide Client with ten (10) days written notice before filing, except that no prior notice shall be required if Client is more than forty-five (45) days past due on any undisputed invoice.</w:delText>
        </w:r>
      </w:del>
    </w:p>
    <w:p w14:paraId="225AE72A" w14:textId="1C6D653A" w:rsidR="000E2B60" w:rsidDel="0092363D" w:rsidRDefault="00000000">
      <w:pPr>
        <w:spacing w:after="60"/>
        <w:ind w:left="720"/>
        <w:rPr>
          <w:del w:id="27" w:author="Dave Barisic" w:date="2026-04-24T09:26:00Z" w16du:dateUtc="2026-04-24T16:26:00Z"/>
        </w:rPr>
      </w:pPr>
      <w:del w:id="28" w:author="Dave Barisic" w:date="2026-04-24T09:26:00Z" w16du:dateUtc="2026-04-24T16:26:00Z">
        <w:r w:rsidDel="0092363D">
          <w:rPr>
            <w:b/>
            <w:bCs/>
            <w:color w:val="006DB6"/>
          </w:rPr>
          <w:delText xml:space="preserve">    (c) </w:delText>
        </w:r>
        <w:r w:rsidDel="0092363D">
          <w:delText>Client Cooperation. Client shall: (i) execute and deliver any financing statements, amendments, or other documents reasonably requested by Technijian to perfect, maintain, or enforce the security interest; (ii) not grant any security interest in the Collateral that would be senior to Technijian’s security interest without Technijian’s prior written consent; and (iii) promptly notify Technijian of any change in Client’s legal name, state of organization, or organizational identification number.</w:delText>
        </w:r>
      </w:del>
    </w:p>
    <w:p w14:paraId="1462F56D" w14:textId="031FA7ED" w:rsidR="000E2B60" w:rsidDel="0092363D" w:rsidRDefault="00000000">
      <w:pPr>
        <w:spacing w:after="60"/>
        <w:ind w:left="720"/>
        <w:rPr>
          <w:del w:id="29" w:author="Dave Barisic" w:date="2026-04-24T09:26:00Z" w16du:dateUtc="2026-04-24T16:26:00Z"/>
        </w:rPr>
      </w:pPr>
      <w:del w:id="30" w:author="Dave Barisic" w:date="2026-04-24T09:26:00Z" w16du:dateUtc="2026-04-24T16:26:00Z">
        <w:r w:rsidDel="0092363D">
          <w:rPr>
            <w:b/>
            <w:bCs/>
            <w:color w:val="006DB6"/>
          </w:rPr>
          <w:delText xml:space="preserve">    (d) </w:delText>
        </w:r>
        <w:r w:rsidDel="0092363D">
          <w:delText>Remedies Upon Default. If Client fails to pay any Secured Obligation within forty-five (45) days of the due date (a “Payment Default”), Technijian shall have, in addition to all other rights and remedies under this Agreement and applicable law, all the rights and remedies of a secured party under the California Uniform Commercial Code (Cal. Com. Code § 9101 et seq.), including the right to take possession of Collateral that is in Technijian’s physical or constructive possession and to dispose of it in a commercially reasonable manner. Technijian shall provide Client with at least fifteen (15) days prior written notice before exercising any disposition remedy. All self-help remedies shall be exercised without breach of the peace as required by Cal. Com. Code § 9609. For avoidance of doubt, nothing in this Section authorizes Technijian to access Client’s computer systems, networks, or accounts to enforce the security interest; enforcement against intangible Collateral shall be conducted through lawful judicial process or notification to account debtors pursuant to Cal. Com. Code § 9607.</w:delText>
        </w:r>
      </w:del>
    </w:p>
    <w:p w14:paraId="336E0ECC" w14:textId="7F6E62D9" w:rsidR="000E2B60" w:rsidDel="0092363D" w:rsidRDefault="00000000">
      <w:pPr>
        <w:spacing w:after="60"/>
        <w:ind w:left="720"/>
        <w:rPr>
          <w:del w:id="31" w:author="Dave Barisic" w:date="2026-04-24T09:26:00Z" w16du:dateUtc="2026-04-24T16:26:00Z"/>
        </w:rPr>
      </w:pPr>
      <w:del w:id="32" w:author="Dave Barisic" w:date="2026-04-24T09:26:00Z" w16du:dateUtc="2026-04-24T16:26:00Z">
        <w:r w:rsidDel="0092363D">
          <w:rPr>
            <w:b/>
            <w:bCs/>
            <w:color w:val="006DB6"/>
          </w:rPr>
          <w:delText xml:space="preserve">    (e) </w:delText>
        </w:r>
        <w:r w:rsidDel="0092363D">
          <w:delText>Termination and Release. Within thirty (30) days after all Secured Obligations have been paid in full and this Agreement has been terminated or expired with no further obligations outstanding, Technijian shall, at its own expense, file a UCC-3 Termination Statement to release the security interest and provide Client with written confirmation of the release. If Technijian fails to file a termination statement within such period after Client’s written request (and all Secured Obligations are paid in full), Client shall be entitled to file a UCC-3 Termination Statement on its own behalf, and Technijian hereby authorizes such filing.</w:delText>
        </w:r>
      </w:del>
    </w:p>
    <w:p w14:paraId="203A646E" w14:textId="77777777" w:rsidR="000E2B60" w:rsidRDefault="00000000">
      <w:pPr>
        <w:spacing w:after="60"/>
      </w:pPr>
      <w:r>
        <w:rPr>
          <w:b/>
          <w:bCs/>
          <w:color w:val="006DB6"/>
        </w:rPr>
        <w:t xml:space="preserve">3.11. </w:t>
      </w:r>
      <w:r>
        <w:t xml:space="preserve">Credit Reporting and Collections. </w:t>
      </w:r>
      <w:proofErr w:type="spellStart"/>
      <w:r>
        <w:t>Technijian</w:t>
      </w:r>
      <w:proofErr w:type="spellEnd"/>
      <w:r>
        <w:t xml:space="preserve"> reserves the right to report delinquent accounts to commercial credit reporting agencies and to assign delinquent accounts to third-party collection agencies, in each case after sixty (60) days of non-payment and ten (10) days written notice to Client.</w:t>
      </w:r>
    </w:p>
    <w:p w14:paraId="7B2B8BE6" w14:textId="77777777" w:rsidR="000E2B60" w:rsidRDefault="00000000">
      <w:pPr>
        <w:spacing w:after="60"/>
      </w:pPr>
      <w:r>
        <w:rPr>
          <w:b/>
          <w:bCs/>
          <w:color w:val="006DB6"/>
        </w:rPr>
        <w:t xml:space="preserve">3.12. </w:t>
      </w:r>
      <w:r>
        <w:t xml:space="preserve">Taxes. Client shall be responsible for all applicable sales, use, and other taxes arising from the services, excluding taxes based on </w:t>
      </w:r>
      <w:proofErr w:type="spellStart"/>
      <w:r>
        <w:t>Technijian’s</w:t>
      </w:r>
      <w:proofErr w:type="spellEnd"/>
      <w:r>
        <w:t xml:space="preserve"> income.</w:t>
      </w:r>
    </w:p>
    <w:p w14:paraId="50A302BF" w14:textId="77777777" w:rsidR="000E2B60" w:rsidRDefault="000E2B60">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960"/>
      </w:tblGrid>
      <w:tr w:rsidR="000E2B60" w14:paraId="320227B9" w14:textId="77777777">
        <w:tblPrEx>
          <w:tblCellMar>
            <w:top w:w="0" w:type="dxa"/>
            <w:bottom w:w="0" w:type="dxa"/>
          </w:tblCellMar>
        </w:tblPrEx>
        <w:tc>
          <w:tcPr>
            <w:tcW w:w="120" w:type="dxa"/>
            <w:shd w:val="clear" w:color="auto" w:fill="006DB6"/>
          </w:tcPr>
          <w:p w14:paraId="18AD2D89" w14:textId="77777777" w:rsidR="000E2B60" w:rsidRDefault="000E2B60"/>
        </w:tc>
        <w:tc>
          <w:tcPr>
            <w:tcW w:w="9960" w:type="dxa"/>
            <w:tcMar>
              <w:top w:w="60" w:type="dxa"/>
              <w:left w:w="160" w:type="dxa"/>
              <w:bottom w:w="60" w:type="dxa"/>
              <w:right w:w="0" w:type="dxa"/>
            </w:tcMar>
          </w:tcPr>
          <w:p w14:paraId="46B89392" w14:textId="77777777" w:rsidR="000E2B60" w:rsidRDefault="00000000">
            <w:r>
              <w:rPr>
                <w:b/>
                <w:bCs/>
                <w:color w:val="006DB6"/>
                <w:sz w:val="24"/>
                <w:szCs w:val="24"/>
              </w:rPr>
              <w:t>4. CONFIDENTIALITY</w:t>
            </w:r>
          </w:p>
        </w:tc>
      </w:tr>
    </w:tbl>
    <w:p w14:paraId="17BABC53" w14:textId="77777777" w:rsidR="000E2B60" w:rsidRDefault="000E2B60">
      <w:pPr>
        <w:spacing w:before="40"/>
      </w:pPr>
    </w:p>
    <w:p w14:paraId="71D78701" w14:textId="77777777" w:rsidR="000E2B60" w:rsidRDefault="00000000">
      <w:pPr>
        <w:spacing w:after="60"/>
      </w:pPr>
      <w:r>
        <w:rPr>
          <w:b/>
          <w:bCs/>
          <w:color w:val="006DB6"/>
        </w:rPr>
        <w:t xml:space="preserve">4.01. </w:t>
      </w:r>
      <w:r>
        <w:t xml:space="preserve">Definition. “Confidential Information” means any non-public information disclosed by either Party to the other in connection with this Agreement, including business, technical, and financial information. If the </w:t>
      </w:r>
      <w:r>
        <w:lastRenderedPageBreak/>
        <w:t>Parties have executed a separate Non-Disclosure Agreement, its terms are incorporated herein by reference.</w:t>
      </w:r>
    </w:p>
    <w:p w14:paraId="74631CCF" w14:textId="77777777" w:rsidR="000E2B60" w:rsidRDefault="00000000">
      <w:pPr>
        <w:spacing w:after="60"/>
      </w:pPr>
      <w:r>
        <w:rPr>
          <w:b/>
          <w:bCs/>
          <w:color w:val="006DB6"/>
        </w:rPr>
        <w:t xml:space="preserve">4.02. </w:t>
      </w:r>
      <w:r>
        <w:t>Obligations. Each Party shall:</w:t>
      </w:r>
    </w:p>
    <w:p w14:paraId="19551D53" w14:textId="77777777" w:rsidR="000E2B60" w:rsidRDefault="00000000">
      <w:pPr>
        <w:spacing w:after="60"/>
        <w:ind w:left="720"/>
      </w:pPr>
      <w:r>
        <w:rPr>
          <w:b/>
          <w:bCs/>
          <w:color w:val="006DB6"/>
        </w:rPr>
        <w:t xml:space="preserve">    (a) </w:t>
      </w:r>
      <w:r>
        <w:t>Hold the other Party’s Confidential Information in confidence using at least the same degree of care it uses for its own confidential information, but not less than reasonable care;</w:t>
      </w:r>
    </w:p>
    <w:p w14:paraId="7152B0D2" w14:textId="77777777" w:rsidR="000E2B60" w:rsidRDefault="00000000">
      <w:pPr>
        <w:spacing w:after="60"/>
        <w:ind w:left="720"/>
      </w:pPr>
      <w:r>
        <w:rPr>
          <w:b/>
          <w:bCs/>
          <w:color w:val="006DB6"/>
        </w:rPr>
        <w:t xml:space="preserve">    (b) </w:t>
      </w:r>
      <w:r>
        <w:t>Not disclose Confidential Information to third parties without prior written consent, except to employees, agents, and subcontractors who have a need to know and are bound by equivalent obligations; and</w:t>
      </w:r>
    </w:p>
    <w:p w14:paraId="0C5666EC" w14:textId="77777777" w:rsidR="000E2B60" w:rsidRDefault="00000000">
      <w:pPr>
        <w:spacing w:after="60"/>
        <w:ind w:left="720"/>
      </w:pPr>
      <w:r>
        <w:rPr>
          <w:b/>
          <w:bCs/>
          <w:color w:val="006DB6"/>
        </w:rPr>
        <w:t xml:space="preserve">    (c) </w:t>
      </w:r>
      <w:r>
        <w:t>Not use Confidential Information for any purpose other than performing obligations under this Agreement.</w:t>
      </w:r>
    </w:p>
    <w:p w14:paraId="69B71E4F" w14:textId="77777777" w:rsidR="000E2B60" w:rsidRDefault="00000000">
      <w:pPr>
        <w:spacing w:after="60"/>
      </w:pPr>
      <w:r>
        <w:rPr>
          <w:b/>
          <w:bCs/>
          <w:color w:val="006DB6"/>
        </w:rPr>
        <w:t xml:space="preserve">4.03. </w:t>
      </w:r>
      <w:r>
        <w:t>Exclusions. Confidential Information does not include information that is or becomes publicly available through no fault of the receiving Party, was known to the receiving Party prior to disclosure, is independently developed, or is received from a third party without restriction.</w:t>
      </w:r>
    </w:p>
    <w:p w14:paraId="3112ADD8" w14:textId="77777777" w:rsidR="000E2B60" w:rsidRDefault="00000000">
      <w:pPr>
        <w:spacing w:after="60"/>
      </w:pPr>
      <w:r>
        <w:rPr>
          <w:b/>
          <w:bCs/>
          <w:color w:val="006DB6"/>
        </w:rPr>
        <w:t xml:space="preserve">4.04. </w:t>
      </w:r>
      <w:r>
        <w:t>Compelled Disclosure. If required by law or court order to disclose Confidential Information, the receiving Party shall provide prompt written notice to the disclosing Party (to the extent legally permitted) and cooperate in seeking a protective order.</w:t>
      </w:r>
    </w:p>
    <w:p w14:paraId="34A3F596" w14:textId="77777777" w:rsidR="000E2B60" w:rsidRDefault="00000000">
      <w:pPr>
        <w:spacing w:after="60"/>
      </w:pPr>
      <w:r>
        <w:rPr>
          <w:b/>
          <w:bCs/>
          <w:color w:val="006DB6"/>
        </w:rPr>
        <w:t xml:space="preserve">4.05. </w:t>
      </w:r>
      <w:r>
        <w:t>Duration. Confidentiality obligations shall survive termination for a period of three (3) years.</w:t>
      </w:r>
    </w:p>
    <w:p w14:paraId="1111453A" w14:textId="77777777" w:rsidR="000E2B60" w:rsidRDefault="000E2B60">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960"/>
      </w:tblGrid>
      <w:tr w:rsidR="000E2B60" w14:paraId="4225F2AA" w14:textId="77777777">
        <w:tblPrEx>
          <w:tblCellMar>
            <w:top w:w="0" w:type="dxa"/>
            <w:bottom w:w="0" w:type="dxa"/>
          </w:tblCellMar>
        </w:tblPrEx>
        <w:tc>
          <w:tcPr>
            <w:tcW w:w="120" w:type="dxa"/>
            <w:shd w:val="clear" w:color="auto" w:fill="006DB6"/>
          </w:tcPr>
          <w:p w14:paraId="5E996B5B" w14:textId="77777777" w:rsidR="000E2B60" w:rsidRDefault="000E2B60"/>
        </w:tc>
        <w:tc>
          <w:tcPr>
            <w:tcW w:w="9960" w:type="dxa"/>
            <w:tcMar>
              <w:top w:w="60" w:type="dxa"/>
              <w:left w:w="160" w:type="dxa"/>
              <w:bottom w:w="60" w:type="dxa"/>
              <w:right w:w="0" w:type="dxa"/>
            </w:tcMar>
          </w:tcPr>
          <w:p w14:paraId="3EB85F1F" w14:textId="77777777" w:rsidR="000E2B60" w:rsidRDefault="00000000">
            <w:r>
              <w:rPr>
                <w:b/>
                <w:bCs/>
                <w:color w:val="006DB6"/>
                <w:sz w:val="24"/>
                <w:szCs w:val="24"/>
              </w:rPr>
              <w:t>5. LIMITATION OF LIABILITY</w:t>
            </w:r>
          </w:p>
        </w:tc>
      </w:tr>
    </w:tbl>
    <w:p w14:paraId="44DB4BC2" w14:textId="77777777" w:rsidR="000E2B60" w:rsidRDefault="000E2B60">
      <w:pPr>
        <w:spacing w:before="40"/>
      </w:pPr>
    </w:p>
    <w:p w14:paraId="2BF62FD0" w14:textId="77777777" w:rsidR="000E2B60" w:rsidRDefault="00000000">
      <w:pPr>
        <w:spacing w:after="60"/>
      </w:pPr>
      <w:r>
        <w:rPr>
          <w:b/>
          <w:bCs/>
          <w:color w:val="006DB6"/>
        </w:rPr>
        <w:t xml:space="preserve">5.01. </w:t>
      </w:r>
      <w:r>
        <w:t>Limitation. EXCEPT AS PROVIDED IN SECTION 5.03 BELOW, NEITHER PARTY’S TOTAL AGGREGATE LIABILITY UNDER THIS AGREEMENT SHALL EXCEED THE TOTAL FEES PAID OR PAYABLE BY CLIENT UNDER THIS AGREEMENT DURING THE TWELVE (12) MONTH PERIOD IMMEDIATELY PRECEDING THE EVENT GIVING RISE TO THE CLAIM (THE “STANDARD CAP”).</w:t>
      </w:r>
    </w:p>
    <w:p w14:paraId="1E950C57" w14:textId="77777777" w:rsidR="000E2B60" w:rsidRDefault="00000000">
      <w:pPr>
        <w:spacing w:after="60"/>
      </w:pPr>
      <w:r>
        <w:rPr>
          <w:b/>
          <w:bCs/>
          <w:color w:val="006DB6"/>
        </w:rPr>
        <w:t xml:space="preserve">5.02. </w:t>
      </w:r>
      <w:r>
        <w:t>Exclusion of Consequential Damages. EXCEPT AS PROVIDED IN SECTION 5.03 BELOW, IN NO EVENT SHALL EITHER PARTY BE LIABLE FOR ANY INDIRECT, INCIDENTAL, SPECIAL, CONSEQUENTIAL, OR PUNITIVE DAMAGES, INCLUDING LOSS OF PROFITS, DATA, BUSINESS OPPORTUNITY, OR GOODWILL, REGARDLESS OF WHETHER SUCH DAMAGES WERE FORESEEABLE OR WHETHER EITHER PARTY HAS BEEN ADVISED OF THE POSSIBILITY OF SUCH DAMAGES.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B60" w14:paraId="49792859" w14:textId="77777777">
        <w:tblPrEx>
          <w:tblCellMar>
            <w:top w:w="0" w:type="dxa"/>
            <w:bottom w:w="0" w:type="dxa"/>
          </w:tblCellMar>
        </w:tblPrEx>
        <w:tc>
          <w:tcPr>
            <w:tcW w:w="9360" w:type="dxa"/>
            <w:tcBorders>
              <w:top w:val="single" w:sz="2" w:space="0" w:color="F67D4B"/>
              <w:left w:val="single" w:sz="6" w:space="0" w:color="F67D4B"/>
              <w:bottom w:val="single" w:sz="2" w:space="0" w:color="F67D4B"/>
              <w:right w:val="single" w:sz="2" w:space="0" w:color="F67D4B"/>
            </w:tcBorders>
            <w:shd w:val="clear" w:color="auto" w:fill="FEF3EE"/>
            <w:tcMar>
              <w:top w:w="120" w:type="dxa"/>
              <w:left w:w="200" w:type="dxa"/>
              <w:bottom w:w="120" w:type="dxa"/>
              <w:right w:w="200" w:type="dxa"/>
            </w:tcMar>
          </w:tcPr>
          <w:p w14:paraId="57072DE9" w14:textId="77777777" w:rsidR="000E2B60" w:rsidRDefault="00000000">
            <w:r>
              <w:rPr>
                <w:color w:val="1A1A2E"/>
              </w:rPr>
              <w:t>EXCEPT FOR BREACHES OF CONFIDENTIALITY (SECTION 4), DATA PROTECTION (SECTION 10), INDEMNIFICATION (SECTION 6), WILLFUL MISCONDUCT, OR GROSS NEGLIGENCE, THE ENHANCED CAP SHALL BE THREE (3) TIMES THE STANDARD CAP. LIABILITY FOR WILLFUL AND INTENTIONAL MISAPPROPRIATION OF CONFIDENTIAL INFORMATION OR CLIENT DATA SHALL BE UNCAPPED.</w:t>
            </w:r>
          </w:p>
        </w:tc>
      </w:tr>
    </w:tbl>
    <w:p w14:paraId="480DBCF7" w14:textId="77777777" w:rsidR="000E2B60" w:rsidRDefault="00000000">
      <w:pPr>
        <w:spacing w:after="60"/>
      </w:pPr>
      <w:r>
        <w:rPr>
          <w:b/>
          <w:bCs/>
          <w:color w:val="006DB6"/>
        </w:rPr>
        <w:t xml:space="preserve">5.03. </w:t>
      </w:r>
      <w:r>
        <w:t>Enhanced Cap for Certain Claims. FOR CLAIMS ARISING FROM BREACHES OF SECTION 4 (CONFIDENTIALITY), SECTION 10 (DATA PROTECTION), INDEMNIFICATION OBLIGATIONS UNDER SECTION 6, WILLFUL MISCONDUCT, OR GROSS NEGLIGENCE, THE TOTAL AGGREGATE LIABILITY OF THE RESPONSIBLE PARTY SHALL NOT EXCEED THREE (3) TIMES THE STANDARD CAP DEFINED IN SECTION 5.01 (THE “ENHANCED CAP”). THE ENHANCED CAP SHALL NOT APPLY TO LIABILITY ARISING FROM A PARTY’S WILLFUL AND INTENTIONAL MISAPPROPRIATION OF THE OTHER PARTY’S CONFIDENTIAL INFORMATION OR CLIENT DATA, FOR WHICH LIABILITY SHALL BE UNCAPPED.</w:t>
      </w:r>
    </w:p>
    <w:p w14:paraId="52173961" w14:textId="77777777" w:rsidR="000E2B60" w:rsidRDefault="00000000">
      <w:pPr>
        <w:spacing w:after="60"/>
      </w:pPr>
      <w:r>
        <w:rPr>
          <w:b/>
          <w:bCs/>
          <w:color w:val="006DB6"/>
        </w:rPr>
        <w:t xml:space="preserve">5.04. </w:t>
      </w:r>
      <w:r>
        <w:t xml:space="preserve">Data Liability. While </w:t>
      </w:r>
      <w:proofErr w:type="spellStart"/>
      <w:r>
        <w:t>Technijian</w:t>
      </w:r>
      <w:proofErr w:type="spellEnd"/>
      <w:r>
        <w:t xml:space="preserve"> shall use commercially reasonable efforts to protect Client Data in its possession, Client acknowledges that: (a) Client is solely responsible for maintaining backup copies of its data; (b) </w:t>
      </w:r>
      <w:proofErr w:type="spellStart"/>
      <w:r>
        <w:t>Technijian’s</w:t>
      </w:r>
      <w:proofErr w:type="spellEnd"/>
      <w:r>
        <w:t xml:space="preserve"> liability for data loss shall be limited to using commercially reasonable efforts to </w:t>
      </w:r>
      <w:r>
        <w:lastRenderedPageBreak/>
        <w:t xml:space="preserve">restore data from available backups; and (c) </w:t>
      </w:r>
      <w:proofErr w:type="spellStart"/>
      <w:r>
        <w:t>Technijian</w:t>
      </w:r>
      <w:proofErr w:type="spellEnd"/>
      <w:r>
        <w:t xml:space="preserve"> shall not be liable for data loss caused by Client’s actions, third-party attacks that </w:t>
      </w:r>
      <w:proofErr w:type="spellStart"/>
      <w:r>
        <w:t>Technijian</w:t>
      </w:r>
      <w:proofErr w:type="spellEnd"/>
      <w:r>
        <w:t xml:space="preserve"> could not have reasonably prevented through the safeguards required under Section 10.03, or events beyond </w:t>
      </w:r>
      <w:proofErr w:type="spellStart"/>
      <w:r>
        <w:t>Technijian’s</w:t>
      </w:r>
      <w:proofErr w:type="spellEnd"/>
      <w:r>
        <w:t xml:space="preserve"> reasonable control.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960"/>
      </w:tblGrid>
      <w:tr w:rsidR="000E2B60" w14:paraId="5C57363C" w14:textId="77777777">
        <w:tblPrEx>
          <w:tblCellMar>
            <w:top w:w="0" w:type="dxa"/>
            <w:bottom w:w="0" w:type="dxa"/>
          </w:tblCellMar>
        </w:tblPrEx>
        <w:tc>
          <w:tcPr>
            <w:tcW w:w="120" w:type="dxa"/>
            <w:shd w:val="clear" w:color="auto" w:fill="006DB6"/>
          </w:tcPr>
          <w:p w14:paraId="60011C6C" w14:textId="77777777" w:rsidR="000E2B60" w:rsidRDefault="000E2B60"/>
        </w:tc>
        <w:tc>
          <w:tcPr>
            <w:tcW w:w="9960" w:type="dxa"/>
            <w:tcMar>
              <w:top w:w="60" w:type="dxa"/>
              <w:left w:w="160" w:type="dxa"/>
              <w:bottom w:w="60" w:type="dxa"/>
              <w:right w:w="0" w:type="dxa"/>
            </w:tcMar>
          </w:tcPr>
          <w:p w14:paraId="25AC4170" w14:textId="77777777" w:rsidR="000E2B60" w:rsidRDefault="00000000">
            <w:r>
              <w:rPr>
                <w:b/>
                <w:bCs/>
                <w:color w:val="006DB6"/>
                <w:sz w:val="24"/>
                <w:szCs w:val="24"/>
              </w:rPr>
              <w:t>6. INDEMNIFICATION</w:t>
            </w:r>
          </w:p>
        </w:tc>
      </w:tr>
    </w:tbl>
    <w:p w14:paraId="18C87FC1" w14:textId="77777777" w:rsidR="000E2B60" w:rsidRDefault="000E2B60">
      <w:pPr>
        <w:spacing w:before="40"/>
      </w:pPr>
    </w:p>
    <w:p w14:paraId="5ED9CE6D" w14:textId="77777777" w:rsidR="000E2B60" w:rsidRDefault="00000000">
      <w:pPr>
        <w:spacing w:after="60"/>
      </w:pPr>
      <w:r>
        <w:rPr>
          <w:b/>
          <w:bCs/>
          <w:color w:val="006DB6"/>
        </w:rPr>
        <w:t xml:space="preserve">6.01. </w:t>
      </w:r>
      <w:r>
        <w:t xml:space="preserve">By </w:t>
      </w:r>
      <w:proofErr w:type="spellStart"/>
      <w:r>
        <w:t>Technijian</w:t>
      </w:r>
      <w:proofErr w:type="spellEnd"/>
      <w:r>
        <w:t xml:space="preserve">. </w:t>
      </w:r>
      <w:proofErr w:type="spellStart"/>
      <w:r>
        <w:t>Technijian</w:t>
      </w:r>
      <w:proofErr w:type="spellEnd"/>
      <w:r>
        <w:t xml:space="preserve"> shall indemnify, defend, and hold harmless Client from and against any third-party claims arising from: (a) </w:t>
      </w:r>
      <w:proofErr w:type="spellStart"/>
      <w:r>
        <w:t>Technijian’s</w:t>
      </w:r>
      <w:proofErr w:type="spellEnd"/>
      <w:r>
        <w:t xml:space="preserve"> gross negligence or willful misconduct in performing the services; or (b) any claim that </w:t>
      </w:r>
      <w:proofErr w:type="spellStart"/>
      <w:r>
        <w:t>Technijian</w:t>
      </w:r>
      <w:proofErr w:type="spellEnd"/>
      <w:r>
        <w:t xml:space="preserve"> IP (as defined in Section 7.01) used in performing the services infringes such third party’s United States intellectual property rights, provided the infringement does not arise from Client’s modifications to the </w:t>
      </w:r>
      <w:proofErr w:type="spellStart"/>
      <w:r>
        <w:t>Technijian</w:t>
      </w:r>
      <w:proofErr w:type="spellEnd"/>
      <w:r>
        <w:t xml:space="preserve"> IP, Client’s combination of the </w:t>
      </w:r>
      <w:proofErr w:type="spellStart"/>
      <w:r>
        <w:t>Technijian</w:t>
      </w:r>
      <w:proofErr w:type="spellEnd"/>
      <w:r>
        <w:t xml:space="preserve"> IP with non-</w:t>
      </w:r>
      <w:proofErr w:type="spellStart"/>
      <w:r>
        <w:t>Technijian</w:t>
      </w:r>
      <w:proofErr w:type="spellEnd"/>
      <w:r>
        <w:t xml:space="preserve"> materials, or Client’s use of the services in a manner not authorized by this Agreement. If any </w:t>
      </w:r>
      <w:proofErr w:type="spellStart"/>
      <w:r>
        <w:t>Technijian</w:t>
      </w:r>
      <w:proofErr w:type="spellEnd"/>
      <w:r>
        <w:t xml:space="preserve"> IP becomes the subject of an infringement claim, </w:t>
      </w:r>
      <w:proofErr w:type="spellStart"/>
      <w:r>
        <w:t>Technijian</w:t>
      </w:r>
      <w:proofErr w:type="spellEnd"/>
      <w:r>
        <w:t xml:space="preserve"> may, at its option and expense: (</w:t>
      </w:r>
      <w:proofErr w:type="spellStart"/>
      <w:r>
        <w:t>i</w:t>
      </w:r>
      <w:proofErr w:type="spellEnd"/>
      <w:r>
        <w:t xml:space="preserve">) procure for Client the right to continue using the affected IP; (ii) modify the affected IP to make it non-infringing while maintaining substantially equivalent functionality; or (iii) replace the affected IP with a non-infringing alternative. If none of these options are commercially practicable, either Party may terminate the affected services upon thirty (30) days’ notice, and </w:t>
      </w:r>
      <w:proofErr w:type="spellStart"/>
      <w:r>
        <w:t>Technijian</w:t>
      </w:r>
      <w:proofErr w:type="spellEnd"/>
      <w:r>
        <w:t xml:space="preserve"> shall refund any prepaid fees for the terminated services covering the period after termination.</w:t>
      </w:r>
    </w:p>
    <w:p w14:paraId="64D11818" w14:textId="77777777" w:rsidR="000E2B60" w:rsidRDefault="00000000">
      <w:pPr>
        <w:spacing w:after="60"/>
      </w:pPr>
      <w:r>
        <w:rPr>
          <w:b/>
          <w:bCs/>
          <w:color w:val="006DB6"/>
        </w:rPr>
        <w:t xml:space="preserve">6.02. </w:t>
      </w:r>
      <w:r>
        <w:t xml:space="preserve">By Client. Client shall indemnify, defend, and hold harmless </w:t>
      </w:r>
      <w:proofErr w:type="spellStart"/>
      <w:r>
        <w:t>Technijian</w:t>
      </w:r>
      <w:proofErr w:type="spellEnd"/>
      <w:r>
        <w:t xml:space="preserve"> from and against any third-party claims arising from: (a) Client’s use of the services in violation of applicable law; (b) Client’s breach of this Agreement; or (c) any data, content, or materials provided by Client.</w:t>
      </w:r>
    </w:p>
    <w:p w14:paraId="44962B28" w14:textId="77777777" w:rsidR="000E2B60" w:rsidRDefault="00000000">
      <w:pPr>
        <w:spacing w:after="60"/>
      </w:pPr>
      <w:r>
        <w:rPr>
          <w:b/>
          <w:bCs/>
          <w:color w:val="006DB6"/>
        </w:rPr>
        <w:t xml:space="preserve">6.03. </w:t>
      </w:r>
      <w:r>
        <w:t>Procedure. The indemnified Party shall provide prompt written notice of any claim, cooperate with the indemnifying Party in the defense, and not settle any claim without the indemnifying Party’s prior written consent.</w:t>
      </w:r>
    </w:p>
    <w:p w14:paraId="50028096" w14:textId="77777777" w:rsidR="000E2B60" w:rsidRDefault="000E2B60">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960"/>
      </w:tblGrid>
      <w:tr w:rsidR="000E2B60" w14:paraId="40735165" w14:textId="77777777">
        <w:tblPrEx>
          <w:tblCellMar>
            <w:top w:w="0" w:type="dxa"/>
            <w:bottom w:w="0" w:type="dxa"/>
          </w:tblCellMar>
        </w:tblPrEx>
        <w:tc>
          <w:tcPr>
            <w:tcW w:w="120" w:type="dxa"/>
            <w:shd w:val="clear" w:color="auto" w:fill="006DB6"/>
          </w:tcPr>
          <w:p w14:paraId="0B0BD948" w14:textId="77777777" w:rsidR="000E2B60" w:rsidRDefault="000E2B60"/>
        </w:tc>
        <w:tc>
          <w:tcPr>
            <w:tcW w:w="9960" w:type="dxa"/>
            <w:tcMar>
              <w:top w:w="60" w:type="dxa"/>
              <w:left w:w="160" w:type="dxa"/>
              <w:bottom w:w="60" w:type="dxa"/>
              <w:right w:w="0" w:type="dxa"/>
            </w:tcMar>
          </w:tcPr>
          <w:p w14:paraId="609B4A03" w14:textId="77777777" w:rsidR="000E2B60" w:rsidRDefault="00000000">
            <w:r>
              <w:rPr>
                <w:b/>
                <w:bCs/>
                <w:color w:val="006DB6"/>
                <w:sz w:val="24"/>
                <w:szCs w:val="24"/>
              </w:rPr>
              <w:t>7. INTELLECTUAL PROPERTY</w:t>
            </w:r>
          </w:p>
        </w:tc>
      </w:tr>
    </w:tbl>
    <w:p w14:paraId="230676A5" w14:textId="77777777" w:rsidR="000E2B60" w:rsidRDefault="000E2B60">
      <w:pPr>
        <w:spacing w:before="40"/>
      </w:pPr>
    </w:p>
    <w:p w14:paraId="4A026172" w14:textId="77777777" w:rsidR="000E2B60" w:rsidRDefault="00000000">
      <w:pPr>
        <w:spacing w:after="60"/>
      </w:pPr>
      <w:r>
        <w:rPr>
          <w:b/>
          <w:bCs/>
          <w:color w:val="006DB6"/>
        </w:rPr>
        <w:t xml:space="preserve">7.01. </w:t>
      </w:r>
      <w:proofErr w:type="spellStart"/>
      <w:r>
        <w:t>Technijian</w:t>
      </w:r>
      <w:proofErr w:type="spellEnd"/>
      <w:r>
        <w:t xml:space="preserve"> IP. </w:t>
      </w:r>
      <w:proofErr w:type="spellStart"/>
      <w:r>
        <w:t>Technijian</w:t>
      </w:r>
      <w:proofErr w:type="spellEnd"/>
      <w:r>
        <w:t xml:space="preserve"> retains all right, title, and interest in its proprietary tools, methodologies, software, and processes used in providing the services (“</w:t>
      </w:r>
      <w:proofErr w:type="spellStart"/>
      <w:r>
        <w:t>Technijian</w:t>
      </w:r>
      <w:proofErr w:type="spellEnd"/>
      <w:r>
        <w:t xml:space="preserve"> IP”). Client receives no rights to </w:t>
      </w:r>
      <w:proofErr w:type="spellStart"/>
      <w:r>
        <w:t>Technijian</w:t>
      </w:r>
      <w:proofErr w:type="spellEnd"/>
      <w:r>
        <w:t xml:space="preserve"> IP except as expressly set forth in this Agreement.</w:t>
      </w:r>
    </w:p>
    <w:p w14:paraId="58613385" w14:textId="77777777" w:rsidR="000E2B60" w:rsidRDefault="00000000">
      <w:pPr>
        <w:spacing w:after="60"/>
      </w:pPr>
      <w:r>
        <w:rPr>
          <w:b/>
          <w:bCs/>
          <w:color w:val="006DB6"/>
        </w:rPr>
        <w:t xml:space="preserve">7.02. </w:t>
      </w:r>
      <w:r>
        <w:t>Client IP. Client retains all right, title, and interest in its data, content, and pre-existing intellectual property (“Client IP”).</w:t>
      </w:r>
    </w:p>
    <w:p w14:paraId="24025EBE" w14:textId="77777777" w:rsidR="000E2B60" w:rsidRDefault="00000000">
      <w:pPr>
        <w:spacing w:after="60"/>
      </w:pPr>
      <w:r>
        <w:rPr>
          <w:b/>
          <w:bCs/>
          <w:color w:val="006DB6"/>
        </w:rPr>
        <w:t xml:space="preserve">7.03. </w:t>
      </w:r>
      <w:r>
        <w:t xml:space="preserve">Custom Development. Ownership of any custom software or materials developed under a SOW shall be governed by the terms of that SOW. Unless otherwise specified, </w:t>
      </w:r>
      <w:proofErr w:type="spellStart"/>
      <w:r>
        <w:t>Technijian</w:t>
      </w:r>
      <w:proofErr w:type="spellEnd"/>
      <w:r>
        <w:t xml:space="preserve"> shall retain ownership of any general-purpose tools, frameworks, or methodologies developed during the engagement.</w:t>
      </w:r>
    </w:p>
    <w:p w14:paraId="09F9684F" w14:textId="77777777" w:rsidR="000E2B60" w:rsidRDefault="000E2B60">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960"/>
      </w:tblGrid>
      <w:tr w:rsidR="000E2B60" w14:paraId="0FBF031C" w14:textId="77777777">
        <w:tblPrEx>
          <w:tblCellMar>
            <w:top w:w="0" w:type="dxa"/>
            <w:bottom w:w="0" w:type="dxa"/>
          </w:tblCellMar>
        </w:tblPrEx>
        <w:tc>
          <w:tcPr>
            <w:tcW w:w="120" w:type="dxa"/>
            <w:shd w:val="clear" w:color="auto" w:fill="006DB6"/>
          </w:tcPr>
          <w:p w14:paraId="4023448A" w14:textId="77777777" w:rsidR="000E2B60" w:rsidRDefault="000E2B60"/>
        </w:tc>
        <w:tc>
          <w:tcPr>
            <w:tcW w:w="9960" w:type="dxa"/>
            <w:tcMar>
              <w:top w:w="60" w:type="dxa"/>
              <w:left w:w="160" w:type="dxa"/>
              <w:bottom w:w="60" w:type="dxa"/>
              <w:right w:w="0" w:type="dxa"/>
            </w:tcMar>
          </w:tcPr>
          <w:p w14:paraId="2409318F" w14:textId="77777777" w:rsidR="000E2B60" w:rsidRDefault="00000000">
            <w:r>
              <w:rPr>
                <w:b/>
                <w:bCs/>
                <w:color w:val="006DB6"/>
                <w:sz w:val="24"/>
                <w:szCs w:val="24"/>
              </w:rPr>
              <w:t>8. DISPUTE RESOLUTION</w:t>
            </w:r>
          </w:p>
        </w:tc>
      </w:tr>
    </w:tbl>
    <w:p w14:paraId="2DE6F994" w14:textId="77777777" w:rsidR="000E2B60" w:rsidRDefault="000E2B60">
      <w:pPr>
        <w:spacing w:before="40"/>
      </w:pPr>
    </w:p>
    <w:p w14:paraId="11016348" w14:textId="77777777" w:rsidR="000E2B60" w:rsidRDefault="00000000">
      <w:pPr>
        <w:spacing w:after="60"/>
      </w:pPr>
      <w:r>
        <w:rPr>
          <w:b/>
          <w:bCs/>
          <w:color w:val="006DB6"/>
        </w:rPr>
        <w:t xml:space="preserve">8.01. </w:t>
      </w:r>
      <w:r>
        <w:t>Escalation. The Parties shall first attempt to resolve any dispute through good faith negotiations between their respective designated representatives for a period of thirty (30) days.</w:t>
      </w:r>
    </w:p>
    <w:p w14:paraId="7D4A83B0" w14:textId="77777777" w:rsidR="000E2B60" w:rsidRDefault="00000000">
      <w:pPr>
        <w:spacing w:after="60"/>
      </w:pPr>
      <w:r>
        <w:rPr>
          <w:b/>
          <w:bCs/>
          <w:color w:val="006DB6"/>
        </w:rPr>
        <w:t xml:space="preserve">8.02. </w:t>
      </w:r>
      <w:r>
        <w:t>Mediation. If the dispute is not resolved through negotiation, the Parties shall submit the dispute to mediation administered by a mutually agreed-upon mediator in Orange County, California, for a period not to exceed sixty (60) days.</w:t>
      </w:r>
    </w:p>
    <w:p w14:paraId="2EAB0288" w14:textId="77777777" w:rsidR="000E2B60" w:rsidRDefault="00000000">
      <w:pPr>
        <w:spacing w:after="60"/>
      </w:pPr>
      <w:r>
        <w:rPr>
          <w:b/>
          <w:bCs/>
          <w:color w:val="006DB6"/>
        </w:rPr>
        <w:lastRenderedPageBreak/>
        <w:t xml:space="preserve">8.03. </w:t>
      </w:r>
      <w:r>
        <w:t>Arbitration. If mediation fails, any remaining dispute shall be resolved by binding arbitration administered by the American Arbitration Association under its Commercial Arbitration Rules. The arbitration shall take place in Orange County, California, before a single arbitrator. The arbitrator shall have the authority to award any remedy that would be available in a court of competent jurisdiction, including injunctive relief and specific performance. The Parties shall equally share arbitrator fees and AAA administrative costs; each Party shall bear its own attorney’s fees except as provided in Sections 8.04 and 8.05. The arbitrator shall issue a reasoned written award.</w:t>
      </w:r>
    </w:p>
    <w:p w14:paraId="718CDE2A" w14:textId="77777777" w:rsidR="000E2B60" w:rsidRDefault="00000000">
      <w:pPr>
        <w:spacing w:after="60"/>
      </w:pPr>
      <w:r>
        <w:rPr>
          <w:b/>
          <w:bCs/>
          <w:color w:val="006DB6"/>
        </w:rPr>
        <w:t xml:space="preserve">8.04. </w:t>
      </w:r>
      <w:r>
        <w:t>Fees — Payment Collection Actions. Notwithstanding Section 8.05, in any dispute, arbitration, mediation, litigation, or other proceeding in which the primary relief sought is the collection of fees, invoices, or other amounts owed under this Agreement, any Schedule, or any SOW (a “Collection Action”), the prevailing Party shall be entitled to recover from the non-prevailing Party all reasonable costs and expenses incurred in connection with such Collection Action, including but not limited to: (a) attorney’s fees and legal costs (including fees for in-house counsel at market rates); (b) expert witness fees; (c) arbitration and mediation filing fees, administrative costs, and arbitrator compensation; (d) court costs and filing fees; (e) costs of discovery, depositions, and document production; and (f) all costs of appeal. For purposes of this Section, a “Collection Action” includes any proceeding initiated to recover unpaid invoices, late fees, accelerated amounts under Section 3.07, or amounts due upon termination under Section 2.05, as well as any action to enforce a judgment or arbitration award arising from such a proceeding. The “prevailing Party” means the Party that substantially obtains the relief sought, whether by settlement, judgment, or award, as determined by the arbitrator or court. This provision is in addition to and does not limit the pre-litigation collection costs recoverable under Section 3.08.</w:t>
      </w:r>
    </w:p>
    <w:p w14:paraId="4433EB64" w14:textId="77777777" w:rsidR="000E2B60" w:rsidRDefault="00000000">
      <w:pPr>
        <w:spacing w:after="60"/>
      </w:pPr>
      <w:r>
        <w:rPr>
          <w:b/>
          <w:bCs/>
          <w:color w:val="006DB6"/>
        </w:rPr>
        <w:t xml:space="preserve">8.05. </w:t>
      </w:r>
      <w:r>
        <w:t>Fees — All Other Disputes. Except as expressly provided in Section 8.04 (Collection Actions) and Section 3.08 (Collection Costs), in any dispute, arbitration, mediation, litigation, or other proceeding arising out of or relating to this Agreement — including but not limited to claims relating to service quality, professional negligence, errors and omissions, breach of warranty, indemnification, data protection, or any counterclaim asserted in response to a Collection Action — each Party shall bear its own attorney’s fees and costs. Neither Party shall be entitled to recover attorney’s fees or costs from the other Party in connection with such non-collection disputes, regardless of which Party prevails. For avoidance of doubt, if a Collection Action under Section 8.04 and a non-collection dispute under this Section 8.05 are joined or heard in the same proceeding, the arbitrator or court shall apportion fees accordingly, awarding fees to the prevailing Party only with respect to the Collection Action claims.</w:t>
      </w:r>
    </w:p>
    <w:p w14:paraId="16DA382B" w14:textId="77777777" w:rsidR="000E2B60" w:rsidRDefault="00000000">
      <w:pPr>
        <w:spacing w:after="60"/>
      </w:pPr>
      <w:r>
        <w:rPr>
          <w:b/>
          <w:bCs/>
          <w:color w:val="006DB6"/>
        </w:rPr>
        <w:t xml:space="preserve">8.06. </w:t>
      </w:r>
      <w:r>
        <w:t>Injunctive and Provisional Relief. Nothing in this Section shall prevent either Party from seeking injunctive or other equitable relief in a court of competent jurisdiction to prevent irreparable harm. Either Party may seek provisional remedies from a court of competent jurisdiction pursuant to California Code of Civil Procedure Section 1281.8 pending appointment of the arbitrator or resolution of the arbitration, without waiving the right to arbitrate.</w:t>
      </w:r>
    </w:p>
    <w:p w14:paraId="4CA97F1F" w14:textId="77777777" w:rsidR="000E2B60" w:rsidRDefault="000E2B60">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960"/>
      </w:tblGrid>
      <w:tr w:rsidR="000E2B60" w14:paraId="5FDFAA90" w14:textId="77777777">
        <w:tblPrEx>
          <w:tblCellMar>
            <w:top w:w="0" w:type="dxa"/>
            <w:bottom w:w="0" w:type="dxa"/>
          </w:tblCellMar>
        </w:tblPrEx>
        <w:tc>
          <w:tcPr>
            <w:tcW w:w="120" w:type="dxa"/>
            <w:shd w:val="clear" w:color="auto" w:fill="006DB6"/>
          </w:tcPr>
          <w:p w14:paraId="1D7E9644" w14:textId="77777777" w:rsidR="000E2B60" w:rsidRDefault="000E2B60"/>
        </w:tc>
        <w:tc>
          <w:tcPr>
            <w:tcW w:w="9960" w:type="dxa"/>
            <w:tcMar>
              <w:top w:w="60" w:type="dxa"/>
              <w:left w:w="160" w:type="dxa"/>
              <w:bottom w:w="60" w:type="dxa"/>
              <w:right w:w="0" w:type="dxa"/>
            </w:tcMar>
          </w:tcPr>
          <w:p w14:paraId="1C57658E" w14:textId="77777777" w:rsidR="000E2B60" w:rsidRDefault="00000000">
            <w:r>
              <w:rPr>
                <w:b/>
                <w:bCs/>
                <w:color w:val="006DB6"/>
                <w:sz w:val="24"/>
                <w:szCs w:val="24"/>
              </w:rPr>
              <w:t>9. GENERAL PROVISIONS</w:t>
            </w:r>
          </w:p>
        </w:tc>
      </w:tr>
    </w:tbl>
    <w:p w14:paraId="229F3613" w14:textId="77777777" w:rsidR="000E2B60" w:rsidRDefault="000E2B60">
      <w:pPr>
        <w:spacing w:before="40"/>
      </w:pPr>
    </w:p>
    <w:p w14:paraId="50EA2F9F" w14:textId="77777777" w:rsidR="000E2B60" w:rsidRDefault="00000000">
      <w:pPr>
        <w:spacing w:after="60"/>
        <w:rPr>
          <w:ins w:id="33" w:author="Dave Barisic" w:date="2026-04-24T09:47:00Z" w16du:dateUtc="2026-04-24T16:47:00Z"/>
        </w:rPr>
      </w:pPr>
      <w:r>
        <w:rPr>
          <w:b/>
          <w:bCs/>
          <w:color w:val="006DB6"/>
        </w:rPr>
        <w:t xml:space="preserve">9.01. </w:t>
      </w:r>
      <w:r>
        <w:t>Entire Agreement. This Agreement, together with its Schedules and any SOWs, constitutes the entire agreement between the Parties and supersedes all prior agreements, whether written or oral, relating to the subject matter hereof.</w:t>
      </w:r>
    </w:p>
    <w:p w14:paraId="09D05CE5" w14:textId="58418549" w:rsidR="000327E1" w:rsidDel="000327E1" w:rsidRDefault="000327E1" w:rsidP="000327E1">
      <w:pPr>
        <w:spacing w:after="60"/>
        <w:rPr>
          <w:del w:id="34" w:author="Dave Barisic" w:date="2026-04-24T09:47:00Z" w16du:dateUtc="2026-04-24T16:47:00Z"/>
        </w:rPr>
      </w:pPr>
      <w:ins w:id="35" w:author="Dave Barisic" w:date="2026-04-24T09:47:00Z" w16du:dateUtc="2026-04-24T16:47:00Z">
        <w:r>
          <w:t>9.02 Settlement and Release of Prior Obligations.</w:t>
        </w:r>
      </w:ins>
      <w:ins w:id="36" w:author="Dave Barisic" w:date="2026-04-24T09:48:00Z" w16du:dateUtc="2026-04-24T16:48:00Z">
        <w:r>
          <w:t xml:space="preserve">  </w:t>
        </w:r>
      </w:ins>
      <w:ins w:id="37" w:author="Dave Barisic" w:date="2026-04-24T09:47:00Z" w16du:dateUtc="2026-04-24T16:47:00Z">
        <w:r>
          <w:t xml:space="preserve">As additional and material consideration for Client's entry into this Agreement and its commitment to the Initial Term, </w:t>
        </w:r>
        <w:proofErr w:type="spellStart"/>
        <w:r>
          <w:t>Technijian</w:t>
        </w:r>
        <w:proofErr w:type="spellEnd"/>
        <w:r>
          <w:t xml:space="preserve"> hereby fully and finally waives, releases, and discharges Client from any and all claims, demands, and causes of action arising under or related to any prior service arrangement between the parties predating the Effective Date of this </w:t>
        </w:r>
        <w:r>
          <w:lastRenderedPageBreak/>
          <w:t xml:space="preserve">Agreement, including without limitation any claim for unbilled support hours, overage charges, or accrued cancellation fees (collectively, the "Released Claims"). </w:t>
        </w:r>
        <w:proofErr w:type="spellStart"/>
        <w:r>
          <w:t>Technijian</w:t>
        </w:r>
        <w:proofErr w:type="spellEnd"/>
        <w:r>
          <w:t xml:space="preserve"> represents and warrants that it has not assigned or transferred any of the Released Claims to any third party. This release is a material inducement to Client's execution of this Agreement and shall survive termination or expiration of this Agreement.</w:t>
        </w:r>
      </w:ins>
    </w:p>
    <w:p w14:paraId="4331D3DC" w14:textId="77777777" w:rsidR="000E2B60" w:rsidRDefault="00000000">
      <w:pPr>
        <w:spacing w:after="60"/>
      </w:pPr>
      <w:r>
        <w:rPr>
          <w:b/>
          <w:bCs/>
          <w:color w:val="006DB6"/>
        </w:rPr>
        <w:t xml:space="preserve">9.02. </w:t>
      </w:r>
      <w:r>
        <w:t xml:space="preserve">Amendment. This Agreement may only be amended by a written instrument signed by both Parties. </w:t>
      </w:r>
      <w:proofErr w:type="spellStart"/>
      <w:r>
        <w:t>Technijian</w:t>
      </w:r>
      <w:proofErr w:type="spellEnd"/>
      <w:r>
        <w:t xml:space="preserve"> may update its Rate Card (Schedule C) upon sixty (60) days written notice to Client, effective at the start of the next Renewal Term.</w:t>
      </w:r>
    </w:p>
    <w:p w14:paraId="69996461" w14:textId="77777777" w:rsidR="000E2B60" w:rsidRDefault="00000000">
      <w:pPr>
        <w:spacing w:after="60"/>
      </w:pPr>
      <w:r>
        <w:rPr>
          <w:b/>
          <w:bCs/>
          <w:color w:val="006DB6"/>
        </w:rPr>
        <w:t xml:space="preserve">9.03. </w:t>
      </w:r>
      <w:r>
        <w:t>Severability. If any provision is found to be invalid or unenforceable, the remaining provisions shall continue in full force and effect.</w:t>
      </w:r>
    </w:p>
    <w:p w14:paraId="3CACC5B0" w14:textId="77777777" w:rsidR="000E2B60" w:rsidRDefault="00000000">
      <w:pPr>
        <w:spacing w:after="60"/>
      </w:pPr>
      <w:r>
        <w:rPr>
          <w:b/>
          <w:bCs/>
          <w:color w:val="006DB6"/>
        </w:rPr>
        <w:t xml:space="preserve">9.04. </w:t>
      </w:r>
      <w:r>
        <w:t>Waiver. No waiver of any provision shall be effective unless in writing and signed by the waiving Party. A waiver of any breach shall not constitute a waiver of any subsequent breach.</w:t>
      </w:r>
    </w:p>
    <w:p w14:paraId="4B28D2B8" w14:textId="77777777" w:rsidR="000E2B60" w:rsidRDefault="00000000">
      <w:pPr>
        <w:spacing w:after="60"/>
      </w:pPr>
      <w:r>
        <w:rPr>
          <w:b/>
          <w:bCs/>
          <w:color w:val="006DB6"/>
        </w:rPr>
        <w:t xml:space="preserve">9.05. </w:t>
      </w:r>
      <w:r>
        <w:t>Assignment. Neither Party may assign this Agreement without the prior written consent of the other Party, except that either Party may assign this Agreement in connection with a merger, acquisition, or sale of substantially all of its assets.</w:t>
      </w:r>
    </w:p>
    <w:p w14:paraId="7828B841" w14:textId="77777777" w:rsidR="000E2B60" w:rsidRDefault="00000000">
      <w:pPr>
        <w:spacing w:after="60"/>
      </w:pPr>
      <w:r>
        <w:rPr>
          <w:b/>
          <w:bCs/>
          <w:color w:val="006DB6"/>
        </w:rPr>
        <w:t xml:space="preserve">9.06. </w:t>
      </w:r>
      <w:r>
        <w:t>Force Majeure.</w:t>
      </w:r>
    </w:p>
    <w:p w14:paraId="4D318688" w14:textId="77777777" w:rsidR="000E2B60" w:rsidRDefault="00000000">
      <w:pPr>
        <w:spacing w:after="60"/>
        <w:ind w:left="720"/>
      </w:pPr>
      <w:r>
        <w:rPr>
          <w:b/>
          <w:bCs/>
          <w:color w:val="006DB6"/>
        </w:rPr>
        <w:t xml:space="preserve">    (a) </w:t>
      </w:r>
      <w:r>
        <w:t>Neither Party shall be liable for delays or failures in performance caused by events beyond its reasonable control, including natural disasters, acts of government, labor disputes, pandemics, cyberattacks on critical infrastructure, or failures of major third-party infrastructure services (such as cloud platform outages) that are not attributable to the affected Party’s failure to implement reasonable redundancy (“Force Majeure Event”).</w:t>
      </w:r>
    </w:p>
    <w:p w14:paraId="0002DF0F" w14:textId="77777777" w:rsidR="000E2B60" w:rsidRDefault="00000000">
      <w:pPr>
        <w:spacing w:after="60"/>
        <w:ind w:left="720"/>
      </w:pPr>
      <w:r>
        <w:rPr>
          <w:b/>
          <w:bCs/>
          <w:color w:val="006DB6"/>
        </w:rPr>
        <w:t xml:space="preserve">    (b) </w:t>
      </w:r>
      <w:r>
        <w:t>The affected Party shall notify the other Party in writing within five (5) business days of becoming aware of a Force Majeure Event and shall use commercially reasonable efforts to mitigate the impact and resume performance.</w:t>
      </w:r>
    </w:p>
    <w:p w14:paraId="0933F927" w14:textId="77777777" w:rsidR="000E2B60" w:rsidRDefault="00000000">
      <w:pPr>
        <w:spacing w:after="60"/>
        <w:ind w:left="720"/>
      </w:pPr>
      <w:r>
        <w:rPr>
          <w:b/>
          <w:bCs/>
          <w:color w:val="006DB6"/>
        </w:rPr>
        <w:t xml:space="preserve">    (c) </w:t>
      </w:r>
      <w:r>
        <w:t>Payment obligations are not excused by a Force Majeure Event.</w:t>
      </w:r>
    </w:p>
    <w:p w14:paraId="29E9F136" w14:textId="77777777" w:rsidR="000E2B60" w:rsidRDefault="00000000">
      <w:pPr>
        <w:spacing w:after="60"/>
        <w:ind w:left="720"/>
      </w:pPr>
      <w:r>
        <w:rPr>
          <w:b/>
          <w:bCs/>
          <w:color w:val="006DB6"/>
        </w:rPr>
        <w:t xml:space="preserve">    (d) </w:t>
      </w:r>
      <w:r>
        <w:t>If a Force Majeure Event prevents performance of a material portion of the services for more than ninety (90) consecutive days, either Party may terminate the affected Schedule, SOW, or this Agreement upon fifteen (15) days written notice without liability for early termination fees, and Client shall pay only for services actually rendered through the date of termination.</w:t>
      </w:r>
    </w:p>
    <w:p w14:paraId="0ED77417" w14:textId="77777777" w:rsidR="000E2B60" w:rsidRDefault="00000000">
      <w:pPr>
        <w:spacing w:after="60"/>
      </w:pPr>
      <w:r>
        <w:rPr>
          <w:b/>
          <w:bCs/>
          <w:color w:val="006DB6"/>
        </w:rPr>
        <w:t xml:space="preserve">9.07. </w:t>
      </w:r>
      <w:r>
        <w:t>Notices. All notices shall be in writing and delivered by email with confirmation, certified mail, or nationally recognized overnight courier to the addresses set forth above (or as updated in writing).</w:t>
      </w:r>
    </w:p>
    <w:p w14:paraId="7A8D5E0F" w14:textId="77777777" w:rsidR="000E2B60" w:rsidRDefault="00000000">
      <w:pPr>
        <w:spacing w:after="60"/>
      </w:pPr>
      <w:r>
        <w:rPr>
          <w:b/>
          <w:bCs/>
          <w:color w:val="006DB6"/>
        </w:rPr>
        <w:t xml:space="preserve">9.08. </w:t>
      </w:r>
      <w:r>
        <w:t>Governing Law. This Agreement shall be governed by and construed in accordance with the laws of the State of California without regard to conflict of law principles.</w:t>
      </w:r>
    </w:p>
    <w:p w14:paraId="1C5E5F23" w14:textId="77777777" w:rsidR="000E2B60" w:rsidRDefault="00000000">
      <w:pPr>
        <w:spacing w:after="60"/>
      </w:pPr>
      <w:r>
        <w:rPr>
          <w:b/>
          <w:bCs/>
          <w:color w:val="006DB6"/>
        </w:rPr>
        <w:t xml:space="preserve">9.09. </w:t>
      </w:r>
      <w:r>
        <w:t>Personnel Transition Fee. The Parties acknowledge that each invests significant resources in recruiting, training, and retaining skilled personnel. If either Party hires (whether as an employee or independent contractor) any individual who was an employee of the other Party and who was directly involved in performing or receiving services under this Agreement, and such hiring occurs during the term of this Agreement or within twelve (12) months following termination, the hiring Party shall pay the other Party a personnel transition fee equal to 25% of the hired individual’s first-year annual compensation (base salary or annualized contractor fees). This fee represents a reasonable estimate of the non-hiring Party’s recruiting and training costs and is not intended as a restraint on trade or employment. This Section does not restrict any individual’s right to seek or obtain employment, and shall not apply to individuals who: (a) respond to general public job postings or advertisements not specifically targeted at the other Party’s employees; or (b) are referred by a third-party recruiting firm without the hiring Party’s direction to target the other Party’s employees.</w:t>
      </w:r>
    </w:p>
    <w:p w14:paraId="6B747497" w14:textId="77777777" w:rsidR="000E2B60" w:rsidRDefault="00000000">
      <w:pPr>
        <w:spacing w:after="60"/>
      </w:pPr>
      <w:r>
        <w:rPr>
          <w:b/>
          <w:bCs/>
          <w:color w:val="006DB6"/>
        </w:rPr>
        <w:t xml:space="preserve">9.10. </w:t>
      </w:r>
      <w:r>
        <w:t>Counterparts. This Agreement may be executed in counterparts, each of which shall be deemed an original.</w:t>
      </w:r>
    </w:p>
    <w:p w14:paraId="6DA9AB81" w14:textId="77777777" w:rsidR="000E2B60" w:rsidRDefault="000E2B60">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960"/>
      </w:tblGrid>
      <w:tr w:rsidR="000E2B60" w14:paraId="33B7AB67" w14:textId="77777777">
        <w:tblPrEx>
          <w:tblCellMar>
            <w:top w:w="0" w:type="dxa"/>
            <w:bottom w:w="0" w:type="dxa"/>
          </w:tblCellMar>
        </w:tblPrEx>
        <w:tc>
          <w:tcPr>
            <w:tcW w:w="120" w:type="dxa"/>
            <w:shd w:val="clear" w:color="auto" w:fill="006DB6"/>
          </w:tcPr>
          <w:p w14:paraId="21256E60" w14:textId="77777777" w:rsidR="000E2B60" w:rsidRDefault="000E2B60"/>
        </w:tc>
        <w:tc>
          <w:tcPr>
            <w:tcW w:w="9960" w:type="dxa"/>
            <w:tcMar>
              <w:top w:w="60" w:type="dxa"/>
              <w:left w:w="160" w:type="dxa"/>
              <w:bottom w:w="60" w:type="dxa"/>
              <w:right w:w="0" w:type="dxa"/>
            </w:tcMar>
          </w:tcPr>
          <w:p w14:paraId="34080BC1" w14:textId="77777777" w:rsidR="000E2B60" w:rsidRDefault="00000000">
            <w:r>
              <w:rPr>
                <w:b/>
                <w:bCs/>
                <w:color w:val="006DB6"/>
                <w:sz w:val="24"/>
                <w:szCs w:val="24"/>
              </w:rPr>
              <w:t>10. DATA PROTECTION</w:t>
            </w:r>
          </w:p>
        </w:tc>
      </w:tr>
    </w:tbl>
    <w:p w14:paraId="2837626A" w14:textId="77777777" w:rsidR="000E2B60" w:rsidRDefault="000E2B60">
      <w:pPr>
        <w:spacing w:before="40"/>
      </w:pPr>
    </w:p>
    <w:p w14:paraId="6FC747BC" w14:textId="77777777" w:rsidR="000E2B60" w:rsidRDefault="00000000">
      <w:pPr>
        <w:spacing w:after="60"/>
      </w:pPr>
      <w:r>
        <w:rPr>
          <w:b/>
          <w:bCs/>
          <w:color w:val="006DB6"/>
        </w:rPr>
        <w:t xml:space="preserve">10.01. </w:t>
      </w:r>
      <w:r>
        <w:t xml:space="preserve">CCPA/CPRA Compliance. To the extent </w:t>
      </w:r>
      <w:proofErr w:type="spellStart"/>
      <w:r>
        <w:t>Technijian</w:t>
      </w:r>
      <w:proofErr w:type="spellEnd"/>
      <w:r>
        <w:t xml:space="preserve"> processes, stores, or has access to personal information (as defined under the California Consumer Privacy Act, as amended by the California Privacy Rights Act, Cal. Civ. Code § 1798.100 et seq., collectively “CCPA”) on behalf of Client, </w:t>
      </w:r>
      <w:proofErr w:type="spellStart"/>
      <w:r>
        <w:t>Technijian</w:t>
      </w:r>
      <w:proofErr w:type="spellEnd"/>
      <w:r>
        <w:t xml:space="preserve"> acts as a “service provider” as defined under Cal. Civ. Code § 1798.140(ag) and shall:</w:t>
      </w:r>
    </w:p>
    <w:p w14:paraId="4B17DF39" w14:textId="77777777" w:rsidR="000E2B60" w:rsidRDefault="00000000">
      <w:pPr>
        <w:spacing w:after="60"/>
        <w:ind w:left="720"/>
      </w:pPr>
      <w:r>
        <w:rPr>
          <w:b/>
          <w:bCs/>
          <w:color w:val="006DB6"/>
        </w:rPr>
        <w:t xml:space="preserve">    (a) </w:t>
      </w:r>
      <w:r>
        <w:t>Process such personal information only as necessary to perform the services and in accordance with Client’s documented instructions and this Agreement;</w:t>
      </w:r>
    </w:p>
    <w:p w14:paraId="6DDB6525" w14:textId="77777777" w:rsidR="000E2B60" w:rsidRDefault="00000000">
      <w:pPr>
        <w:spacing w:after="60"/>
        <w:ind w:left="720"/>
      </w:pPr>
      <w:r>
        <w:rPr>
          <w:b/>
          <w:bCs/>
          <w:color w:val="006DB6"/>
        </w:rPr>
        <w:t xml:space="preserve">    (b) </w:t>
      </w:r>
      <w:r>
        <w:t>Not sell, share, retain, use, or disclose personal information for any purpose other than performing the services, including not using personal information for targeted advertising or cross-context behavioral advertising;</w:t>
      </w:r>
    </w:p>
    <w:p w14:paraId="14C43BAC" w14:textId="77777777" w:rsidR="000E2B60" w:rsidRDefault="00000000">
      <w:pPr>
        <w:spacing w:after="60"/>
        <w:ind w:left="720"/>
      </w:pPr>
      <w:r>
        <w:rPr>
          <w:b/>
          <w:bCs/>
          <w:color w:val="006DB6"/>
        </w:rPr>
        <w:t xml:space="preserve">    (c) </w:t>
      </w:r>
      <w:r>
        <w:t xml:space="preserve">Not combine personal information received from Client with personal information received from other sources or collected from </w:t>
      </w:r>
      <w:proofErr w:type="spellStart"/>
      <w:r>
        <w:t>Technijian’s</w:t>
      </w:r>
      <w:proofErr w:type="spellEnd"/>
      <w:r>
        <w:t xml:space="preserve"> own interactions with individuals, except as expressly permitted by the CCPA to perform the services;</w:t>
      </w:r>
    </w:p>
    <w:p w14:paraId="4731F972" w14:textId="77777777" w:rsidR="000E2B60" w:rsidRDefault="00000000">
      <w:pPr>
        <w:spacing w:after="60"/>
        <w:ind w:left="720"/>
      </w:pPr>
      <w:r>
        <w:rPr>
          <w:b/>
          <w:bCs/>
          <w:color w:val="006DB6"/>
        </w:rPr>
        <w:t xml:space="preserve">    (d) </w:t>
      </w:r>
      <w:r>
        <w:t>Implement reasonable security measures appropriate to the nature of the personal information, consistent with the requirements of Section 10.03;</w:t>
      </w:r>
    </w:p>
    <w:p w14:paraId="633B5A96" w14:textId="77777777" w:rsidR="000E2B60" w:rsidRDefault="00000000">
      <w:pPr>
        <w:spacing w:after="60"/>
        <w:ind w:left="720"/>
      </w:pPr>
      <w:r>
        <w:rPr>
          <w:b/>
          <w:bCs/>
          <w:color w:val="006DB6"/>
        </w:rPr>
        <w:t xml:space="preserve">    (e) </w:t>
      </w:r>
      <w:r>
        <w:t>Cooperate with Client in responding to verifiable consumer rights requests under the CCPA (including access, deletion, correction, and opt-out requests) within ten (10) business days of Client’s request;</w:t>
      </w:r>
    </w:p>
    <w:p w14:paraId="770F13F7" w14:textId="77777777" w:rsidR="000E2B60" w:rsidRDefault="00000000">
      <w:pPr>
        <w:spacing w:after="60"/>
        <w:ind w:left="720"/>
      </w:pPr>
      <w:r>
        <w:rPr>
          <w:b/>
          <w:bCs/>
          <w:color w:val="006DB6"/>
        </w:rPr>
        <w:t xml:space="preserve">    (f) </w:t>
      </w:r>
      <w:r>
        <w:t xml:space="preserve">Notify Client within five (5) business days if </w:t>
      </w:r>
      <w:proofErr w:type="spellStart"/>
      <w:r>
        <w:t>Technijian</w:t>
      </w:r>
      <w:proofErr w:type="spellEnd"/>
      <w:r>
        <w:t xml:space="preserve"> determines that it can no longer meet its obligations as a service provider under the CCPA;</w:t>
      </w:r>
    </w:p>
    <w:p w14:paraId="187DE504" w14:textId="77777777" w:rsidR="000E2B60" w:rsidRDefault="00000000">
      <w:pPr>
        <w:spacing w:after="60"/>
        <w:ind w:left="720"/>
      </w:pPr>
      <w:r>
        <w:rPr>
          <w:b/>
          <w:bCs/>
          <w:color w:val="006DB6"/>
        </w:rPr>
        <w:t xml:space="preserve">    (g) </w:t>
      </w:r>
      <w:r>
        <w:t xml:space="preserve">Ensure that all subcontractors (including offshore personnel engaged under Section 1.10) who process personal information on behalf of Client are bound by written agreements containing data protection obligations at least as protective as those in this Section 10, and </w:t>
      </w:r>
      <w:proofErr w:type="spellStart"/>
      <w:r>
        <w:t>Technijian</w:t>
      </w:r>
      <w:proofErr w:type="spellEnd"/>
      <w:r>
        <w:t xml:space="preserve"> shall remain liable for the acts and omissions of its subcontractors with respect to personal information;</w:t>
      </w:r>
    </w:p>
    <w:p w14:paraId="30C78EB7" w14:textId="77777777" w:rsidR="000E2B60" w:rsidRDefault="00000000">
      <w:pPr>
        <w:spacing w:after="60"/>
        <w:ind w:left="720"/>
      </w:pPr>
      <w:r>
        <w:rPr>
          <w:b/>
          <w:bCs/>
          <w:color w:val="006DB6"/>
        </w:rPr>
        <w:t xml:space="preserve">    (h) </w:t>
      </w:r>
      <w:r>
        <w:t xml:space="preserve">Permit Client, upon thirty (30) days written notice and no more than once per twelve (12) month period, to audit or inspect </w:t>
      </w:r>
      <w:proofErr w:type="spellStart"/>
      <w:r>
        <w:t>Technijian’s</w:t>
      </w:r>
      <w:proofErr w:type="spellEnd"/>
      <w:r>
        <w:t xml:space="preserve"> data processing practices to verify compliance with this Section 10, or, at </w:t>
      </w:r>
      <w:proofErr w:type="spellStart"/>
      <w:r>
        <w:t>Technijian’s</w:t>
      </w:r>
      <w:proofErr w:type="spellEnd"/>
      <w:r>
        <w:t xml:space="preserve"> option, provide Client with a summary of a recent independent third-party audit (such as SOC 2 Type II) covering the relevant controls; and</w:t>
      </w:r>
    </w:p>
    <w:p w14:paraId="72BAC829" w14:textId="77777777" w:rsidR="000E2B60" w:rsidRDefault="00000000">
      <w:pPr>
        <w:spacing w:after="60"/>
        <w:ind w:left="720"/>
      </w:pPr>
      <w:r>
        <w:rPr>
          <w:b/>
          <w:bCs/>
          <w:color w:val="006DB6"/>
        </w:rPr>
        <w:t xml:space="preserve">    (</w:t>
      </w:r>
      <w:proofErr w:type="spellStart"/>
      <w:r>
        <w:rPr>
          <w:b/>
          <w:bCs/>
          <w:color w:val="006DB6"/>
        </w:rPr>
        <w:t>i</w:t>
      </w:r>
      <w:proofErr w:type="spellEnd"/>
      <w:r>
        <w:rPr>
          <w:b/>
          <w:bCs/>
          <w:color w:val="006DB6"/>
        </w:rPr>
        <w:t xml:space="preserve">) </w:t>
      </w:r>
      <w:r>
        <w:t xml:space="preserve">Certify that </w:t>
      </w:r>
      <w:proofErr w:type="spellStart"/>
      <w:r>
        <w:t>Technijian</w:t>
      </w:r>
      <w:proofErr w:type="spellEnd"/>
      <w:r>
        <w:t xml:space="preserve"> understands the restrictions in this Section 10 and will comply with them, including that </w:t>
      </w:r>
      <w:proofErr w:type="spellStart"/>
      <w:r>
        <w:t>Technijian</w:t>
      </w:r>
      <w:proofErr w:type="spellEnd"/>
      <w:r>
        <w:t xml:space="preserve"> shall not sell or share personal information as those terms are defined under the CCPA.</w:t>
      </w:r>
    </w:p>
    <w:p w14:paraId="029DCA41" w14:textId="77777777" w:rsidR="000E2B60" w:rsidRDefault="00000000">
      <w:pPr>
        <w:spacing w:after="120"/>
      </w:pPr>
      <w:r>
        <w:rPr>
          <w:sz w:val="22"/>
          <w:szCs w:val="22"/>
        </w:rPr>
        <w:t>If the Parties require more detailed data processing terms (for example, to address GDPR, HIPAA, or industry-specific requirements), the Parties shall execute a separate Data Processing Addendum, which shall be incorporated into this Agreement by reference.</w:t>
      </w:r>
    </w:p>
    <w:p w14:paraId="7A64CEBD" w14:textId="77777777" w:rsidR="000E2B60" w:rsidRDefault="00000000">
      <w:pPr>
        <w:spacing w:after="60"/>
      </w:pPr>
      <w:r>
        <w:rPr>
          <w:b/>
          <w:bCs/>
          <w:color w:val="006DB6"/>
        </w:rPr>
        <w:t xml:space="preserve">10.02. </w:t>
      </w:r>
      <w:r>
        <w:t xml:space="preserve">Security Incident Notification. If </w:t>
      </w:r>
      <w:proofErr w:type="spellStart"/>
      <w:r>
        <w:t>Technijian</w:t>
      </w:r>
      <w:proofErr w:type="spellEnd"/>
      <w:r>
        <w:t xml:space="preserve"> becomes aware of a breach of security leading to the accidental or unlawful destruction, loss, alteration, unauthorized disclosure of, or access to Client Data (“Security Incident”), </w:t>
      </w:r>
      <w:proofErr w:type="spellStart"/>
      <w:r>
        <w:t>Technijian</w:t>
      </w:r>
      <w:proofErr w:type="spellEnd"/>
      <w:r>
        <w:t xml:space="preserve"> shall: (a) notify Client in writing without unreasonable delay and in no event later than forty-eight (48) hours after becoming aware of the Security Incident; (b) provide Client with sufficient information to enable Client to comply with its obligations under California Civil Code § 1798.82 (data breach notification), including the categories and approximate number of records affected, the nature of the incident, and the measures taken or proposed to address it, and any other applicable data breach notification laws; (c) cooperate with Client’s investigation of the Security Incident; and (d) take reasonable </w:t>
      </w:r>
      <w:r>
        <w:lastRenderedPageBreak/>
        <w:t>steps to contain and remediate the Security Incident. If Client Data includes protected health information subject to HIPAA, notification shall also comply with 45 CFR § 164.410.</w:t>
      </w:r>
    </w:p>
    <w:p w14:paraId="085C3289" w14:textId="77777777" w:rsidR="000E2B60" w:rsidRDefault="00000000">
      <w:pPr>
        <w:spacing w:after="60"/>
      </w:pPr>
      <w:r>
        <w:rPr>
          <w:b/>
          <w:bCs/>
          <w:color w:val="006DB6"/>
        </w:rPr>
        <w:t xml:space="preserve">10.03. </w:t>
      </w:r>
      <w:r>
        <w:t xml:space="preserve">Data Security. </w:t>
      </w:r>
      <w:proofErr w:type="spellStart"/>
      <w:r>
        <w:t>Technijian</w:t>
      </w:r>
      <w:proofErr w:type="spellEnd"/>
      <w:r>
        <w:t xml:space="preserve"> shall implement and maintain administrative, technical, and physical safeguards designed to protect Client Data from unauthorized access, use, or disclosure, consistent with industry standards for managed IT service providers. Such safeguards shall include, at a minimum: (a) encryption of Client Data in transit and at rest; (b) access controls limiting access to authorized personnel; (c) regular security assessments and vulnerability testing; and (d) employee security awareness training.</w:t>
      </w:r>
    </w:p>
    <w:p w14:paraId="540B5E5A" w14:textId="77777777" w:rsidR="000E2B60" w:rsidRDefault="00000000">
      <w:pPr>
        <w:spacing w:after="60"/>
      </w:pPr>
      <w:r>
        <w:rPr>
          <w:b/>
          <w:bCs/>
          <w:color w:val="006DB6"/>
        </w:rPr>
        <w:t xml:space="preserve">10.04. </w:t>
      </w:r>
      <w:r>
        <w:t xml:space="preserve">Regulatory Compliance. If Client is subject to the Health Insurance Portability and Accountability Act (“HIPAA”), the Payment Card Industry Data Security Standard (“PCI DSS”), the General Data Protection Regulation (“GDPR”), or other industry-specific data protection requirements, the Parties shall execute a separate addendum addressing the additional obligations applicable to the regulated data. </w:t>
      </w:r>
      <w:proofErr w:type="spellStart"/>
      <w:r>
        <w:t>Technijian</w:t>
      </w:r>
      <w:proofErr w:type="spellEnd"/>
      <w:r>
        <w:t xml:space="preserve"> shall cooperate with Client in implementing controls necessary to meet such requirements.</w:t>
      </w:r>
    </w:p>
    <w:p w14:paraId="532F7F75" w14:textId="77777777" w:rsidR="000E2B60" w:rsidRDefault="00000000">
      <w:pPr>
        <w:spacing w:after="60"/>
      </w:pPr>
      <w:r>
        <w:rPr>
          <w:b/>
          <w:bCs/>
          <w:color w:val="006DB6"/>
        </w:rPr>
        <w:t xml:space="preserve">10.05. </w:t>
      </w:r>
      <w:r>
        <w:t xml:space="preserve">Data Return and Deletion. Subject to Section 2.05(c), upon termination of this Agreement or upon Client’s written request, </w:t>
      </w:r>
      <w:proofErr w:type="spellStart"/>
      <w:r>
        <w:t>Technijian</w:t>
      </w:r>
      <w:proofErr w:type="spellEnd"/>
      <w:r>
        <w:t xml:space="preserve"> shall securely delete or return all Client Data in its possession within thirty (30) days, using methods consistent with NIST SP 800-88 (Guidelines for Media Sanitization) or equivalent standards, and shall certify such deletion in writing upon request. </w:t>
      </w:r>
      <w:proofErr w:type="spellStart"/>
      <w:r>
        <w:t>Technijian</w:t>
      </w:r>
      <w:proofErr w:type="spellEnd"/>
      <w:r>
        <w:t xml:space="preserve"> may retain copies of Client Data only to the extent required by applicable law, provided such retained data remains subject to the confidentiality and data protection obligations of this Agreement.</w:t>
      </w:r>
    </w:p>
    <w:p w14:paraId="60398065" w14:textId="77777777" w:rsidR="000E2B60" w:rsidRDefault="000E2B60">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960"/>
      </w:tblGrid>
      <w:tr w:rsidR="000E2B60" w14:paraId="5554E8EF" w14:textId="77777777">
        <w:tblPrEx>
          <w:tblCellMar>
            <w:top w:w="0" w:type="dxa"/>
            <w:bottom w:w="0" w:type="dxa"/>
          </w:tblCellMar>
        </w:tblPrEx>
        <w:tc>
          <w:tcPr>
            <w:tcW w:w="120" w:type="dxa"/>
            <w:shd w:val="clear" w:color="auto" w:fill="006DB6"/>
          </w:tcPr>
          <w:p w14:paraId="18FF9B2E" w14:textId="77777777" w:rsidR="000E2B60" w:rsidRDefault="000E2B60"/>
        </w:tc>
        <w:tc>
          <w:tcPr>
            <w:tcW w:w="9960" w:type="dxa"/>
            <w:tcMar>
              <w:top w:w="60" w:type="dxa"/>
              <w:left w:w="160" w:type="dxa"/>
              <w:bottom w:w="60" w:type="dxa"/>
              <w:right w:w="0" w:type="dxa"/>
            </w:tcMar>
          </w:tcPr>
          <w:p w14:paraId="20F0EA30" w14:textId="77777777" w:rsidR="000E2B60" w:rsidRDefault="00000000">
            <w:r>
              <w:rPr>
                <w:b/>
                <w:bCs/>
                <w:color w:val="006DB6"/>
                <w:sz w:val="24"/>
                <w:szCs w:val="24"/>
              </w:rPr>
              <w:t>11. INSURANCE</w:t>
            </w:r>
          </w:p>
        </w:tc>
      </w:tr>
    </w:tbl>
    <w:p w14:paraId="35790D30" w14:textId="77777777" w:rsidR="000E2B60" w:rsidRDefault="000E2B60">
      <w:pPr>
        <w:spacing w:before="40"/>
      </w:pPr>
    </w:p>
    <w:p w14:paraId="7FFBC7A5" w14:textId="77777777" w:rsidR="000E2B60" w:rsidRDefault="00000000">
      <w:pPr>
        <w:spacing w:after="60"/>
      </w:pPr>
      <w:r>
        <w:rPr>
          <w:b/>
          <w:bCs/>
          <w:color w:val="006DB6"/>
        </w:rPr>
        <w:t xml:space="preserve">11.01. </w:t>
      </w:r>
      <w:r>
        <w:t xml:space="preserve">Required Coverage. During the term of this Agreement, </w:t>
      </w:r>
      <w:proofErr w:type="spellStart"/>
      <w:r>
        <w:t>Technijian</w:t>
      </w:r>
      <w:proofErr w:type="spellEnd"/>
      <w:r>
        <w:t xml:space="preserve"> shall maintain the following insurance coverage with carriers rated A- VII or better by A.M. Best: (a) Commercial General Liability insurance on an occurrence basis with limits of not less than $1,000,000 per occurrence and $2,000,000 in the aggregate; (b) Professional Liability (Errors and Omissions) insurance on a claims-made basis with limits of not less than $1,000,000 per claim and $2,000,000 in the aggregate, with a retroactive date no later than the Effective Date of this Agreement; (c) Cyber Liability insurance on a claims-made basis with limits of not less than $1,000,000 per claim, covering data breaches, network security failures, and privacy violations; and (d) Workers’ Compensation insurance as required by the laws of the State of California.</w:t>
      </w:r>
    </w:p>
    <w:p w14:paraId="792703A4" w14:textId="77777777" w:rsidR="000E2B60" w:rsidRDefault="00000000">
      <w:pPr>
        <w:spacing w:after="60"/>
      </w:pPr>
      <w:r>
        <w:rPr>
          <w:b/>
          <w:bCs/>
          <w:color w:val="006DB6"/>
        </w:rPr>
        <w:t xml:space="preserve">11.02. </w:t>
      </w:r>
      <w:r>
        <w:t xml:space="preserve">Additional Requirements. (a) Client shall be named as an additional insured on </w:t>
      </w:r>
      <w:proofErr w:type="spellStart"/>
      <w:r>
        <w:t>Technijian’s</w:t>
      </w:r>
      <w:proofErr w:type="spellEnd"/>
      <w:r>
        <w:t xml:space="preserve"> Commercial General Liability policy with respect to the services provided under this Agreement. (b) </w:t>
      </w:r>
      <w:proofErr w:type="spellStart"/>
      <w:r>
        <w:t>Technijian’s</w:t>
      </w:r>
      <w:proofErr w:type="spellEnd"/>
      <w:r>
        <w:t xml:space="preserve"> insurance shall be primary and non-contributory with respect to any insurance maintained by Client. (c) For claims-made policies (Professional Liability and Cyber Liability), </w:t>
      </w:r>
      <w:proofErr w:type="spellStart"/>
      <w:r>
        <w:t>Technijian</w:t>
      </w:r>
      <w:proofErr w:type="spellEnd"/>
      <w:r>
        <w:t xml:space="preserve"> shall maintain tail coverage (extended reporting period) for a minimum of two (2) years following termination of this Agreement. (d) </w:t>
      </w:r>
      <w:proofErr w:type="spellStart"/>
      <w:r>
        <w:t>Technijian</w:t>
      </w:r>
      <w:proofErr w:type="spellEnd"/>
      <w:r>
        <w:t xml:space="preserve"> shall include a waiver of subrogation in favor of Client on the Commercial General Liability and Workers’ Compensation policies.</w:t>
      </w:r>
    </w:p>
    <w:p w14:paraId="68C3B0C6" w14:textId="77777777" w:rsidR="000E2B60" w:rsidRDefault="00000000">
      <w:pPr>
        <w:spacing w:after="60"/>
      </w:pPr>
      <w:r>
        <w:rPr>
          <w:b/>
          <w:bCs/>
          <w:color w:val="006DB6"/>
        </w:rPr>
        <w:t xml:space="preserve">11.03. </w:t>
      </w:r>
      <w:r>
        <w:t xml:space="preserve">Certificates of Insurance. Upon Client’s written request, </w:t>
      </w:r>
      <w:proofErr w:type="spellStart"/>
      <w:r>
        <w:t>Technijian</w:t>
      </w:r>
      <w:proofErr w:type="spellEnd"/>
      <w:r>
        <w:t xml:space="preserve"> shall provide certificates of insurance evidencing the coverage required under this Section, including evidence of additional insured status and waiver of subrogation. </w:t>
      </w:r>
      <w:proofErr w:type="spellStart"/>
      <w:r>
        <w:t>Technijian</w:t>
      </w:r>
      <w:proofErr w:type="spellEnd"/>
      <w:r>
        <w:t xml:space="preserve"> shall provide Client with at least thirty (30) days’ prior written notice of any material change to or cancellation of such coverage.</w:t>
      </w:r>
    </w:p>
    <w:p w14:paraId="3661820F" w14:textId="77777777" w:rsidR="000E2B60"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960"/>
      </w:tblGrid>
      <w:tr w:rsidR="000E2B60" w14:paraId="7458D1B3" w14:textId="77777777">
        <w:tblPrEx>
          <w:tblCellMar>
            <w:top w:w="0" w:type="dxa"/>
            <w:bottom w:w="0" w:type="dxa"/>
          </w:tblCellMar>
        </w:tblPrEx>
        <w:tc>
          <w:tcPr>
            <w:tcW w:w="120" w:type="dxa"/>
            <w:shd w:val="clear" w:color="auto" w:fill="006DB6"/>
          </w:tcPr>
          <w:p w14:paraId="55C74307" w14:textId="77777777" w:rsidR="000E2B60" w:rsidRDefault="000E2B60"/>
        </w:tc>
        <w:tc>
          <w:tcPr>
            <w:tcW w:w="9960" w:type="dxa"/>
            <w:tcMar>
              <w:top w:w="60" w:type="dxa"/>
              <w:left w:w="160" w:type="dxa"/>
              <w:bottom w:w="60" w:type="dxa"/>
              <w:right w:w="0" w:type="dxa"/>
            </w:tcMar>
          </w:tcPr>
          <w:p w14:paraId="58634B9E" w14:textId="77777777" w:rsidR="000E2B60" w:rsidRDefault="00000000">
            <w:r>
              <w:rPr>
                <w:b/>
                <w:bCs/>
                <w:color w:val="006DB6"/>
                <w:sz w:val="24"/>
                <w:szCs w:val="24"/>
              </w:rPr>
              <w:t>. SIGNATURES</w:t>
            </w:r>
          </w:p>
        </w:tc>
      </w:tr>
    </w:tbl>
    <w:p w14:paraId="0E71B00C" w14:textId="77777777" w:rsidR="000E2B60" w:rsidRDefault="000E2B60">
      <w:pPr>
        <w:spacing w:before="40"/>
      </w:pPr>
    </w:p>
    <w:p w14:paraId="3A7B851E" w14:textId="77777777" w:rsidR="000E2B60" w:rsidRDefault="00000000">
      <w:pPr>
        <w:spacing w:after="120"/>
      </w:pPr>
      <w:r>
        <w:rPr>
          <w:sz w:val="22"/>
          <w:szCs w:val="22"/>
        </w:rPr>
        <w:t>IN WITNESS WHEREOF, the parties have executed this Agreement as of the Effective Date.</w:t>
      </w:r>
    </w:p>
    <w:p w14:paraId="2FAE91B0" w14:textId="77777777" w:rsidR="000E2B60" w:rsidRDefault="000E2B60">
      <w:pPr>
        <w:spacing w:before="200"/>
      </w:pPr>
    </w:p>
    <w:p w14:paraId="5717D2D8" w14:textId="77777777" w:rsidR="000E2B60" w:rsidRDefault="00000000">
      <w:pPr>
        <w:spacing w:after="60"/>
      </w:pPr>
      <w:r>
        <w:rPr>
          <w:b/>
          <w:bCs/>
          <w:color w:val="1A1A2E"/>
        </w:rPr>
        <w:t>TECHNIJIAN, INC.</w:t>
      </w:r>
    </w:p>
    <w:p w14:paraId="4800945E" w14:textId="77777777" w:rsidR="000E2B60" w:rsidRDefault="00000000">
      <w:pPr>
        <w:spacing w:after="40"/>
      </w:pPr>
      <w:r>
        <w:rPr>
          <w:color w:val="FFFFFF"/>
          <w:sz w:val="2"/>
          <w:szCs w:val="2"/>
        </w:rPr>
        <w:t>/</w:t>
      </w:r>
      <w:proofErr w:type="spellStart"/>
      <w:r>
        <w:rPr>
          <w:color w:val="FFFFFF"/>
          <w:sz w:val="2"/>
          <w:szCs w:val="2"/>
        </w:rPr>
        <w:t>tSign</w:t>
      </w:r>
      <w:proofErr w:type="spellEnd"/>
      <w:r>
        <w:rPr>
          <w:color w:val="FFFFFF"/>
          <w:sz w:val="2"/>
          <w:szCs w:val="2"/>
        </w:rPr>
        <w:t>/</w:t>
      </w:r>
      <w:r>
        <w:t>By: ___________________________________</w:t>
      </w:r>
    </w:p>
    <w:p w14:paraId="5948A334" w14:textId="77777777" w:rsidR="000E2B60" w:rsidRDefault="00000000">
      <w:pPr>
        <w:spacing w:after="40"/>
      </w:pPr>
      <w:r>
        <w:rPr>
          <w:color w:val="FFFFFF"/>
          <w:sz w:val="2"/>
          <w:szCs w:val="2"/>
        </w:rPr>
        <w:t>/</w:t>
      </w:r>
      <w:proofErr w:type="spellStart"/>
      <w:r>
        <w:rPr>
          <w:color w:val="FFFFFF"/>
          <w:sz w:val="2"/>
          <w:szCs w:val="2"/>
        </w:rPr>
        <w:t>tName</w:t>
      </w:r>
      <w:proofErr w:type="spellEnd"/>
      <w:r>
        <w:rPr>
          <w:color w:val="FFFFFF"/>
          <w:sz w:val="2"/>
          <w:szCs w:val="2"/>
        </w:rPr>
        <w:t>/</w:t>
      </w:r>
      <w:r>
        <w:t>Name: _________________________________</w:t>
      </w:r>
    </w:p>
    <w:p w14:paraId="52A9DF8D" w14:textId="77777777" w:rsidR="000E2B60" w:rsidRDefault="00000000">
      <w:pPr>
        <w:spacing w:after="40"/>
      </w:pPr>
      <w:r>
        <w:rPr>
          <w:color w:val="FFFFFF"/>
          <w:sz w:val="2"/>
          <w:szCs w:val="2"/>
        </w:rPr>
        <w:t>/</w:t>
      </w:r>
      <w:proofErr w:type="spellStart"/>
      <w:r>
        <w:rPr>
          <w:color w:val="FFFFFF"/>
          <w:sz w:val="2"/>
          <w:szCs w:val="2"/>
        </w:rPr>
        <w:t>tTitle</w:t>
      </w:r>
      <w:proofErr w:type="spellEnd"/>
      <w:r>
        <w:rPr>
          <w:color w:val="FFFFFF"/>
          <w:sz w:val="2"/>
          <w:szCs w:val="2"/>
        </w:rPr>
        <w:t>/</w:t>
      </w:r>
      <w:r>
        <w:t>Title: _________________________________</w:t>
      </w:r>
    </w:p>
    <w:p w14:paraId="59F20002" w14:textId="77777777" w:rsidR="000E2B60" w:rsidRDefault="00000000">
      <w:pPr>
        <w:spacing w:after="40"/>
      </w:pPr>
      <w:r>
        <w:rPr>
          <w:color w:val="FFFFFF"/>
          <w:sz w:val="2"/>
          <w:szCs w:val="2"/>
        </w:rPr>
        <w:t>/</w:t>
      </w:r>
      <w:proofErr w:type="spellStart"/>
      <w:r>
        <w:rPr>
          <w:color w:val="FFFFFF"/>
          <w:sz w:val="2"/>
          <w:szCs w:val="2"/>
        </w:rPr>
        <w:t>tDate</w:t>
      </w:r>
      <w:proofErr w:type="spellEnd"/>
      <w:r>
        <w:rPr>
          <w:color w:val="FFFFFF"/>
          <w:sz w:val="2"/>
          <w:szCs w:val="2"/>
        </w:rPr>
        <w:t>/</w:t>
      </w:r>
      <w:r>
        <w:t>Date: _________________________________</w:t>
      </w:r>
    </w:p>
    <w:p w14:paraId="33F73A1F" w14:textId="77777777" w:rsidR="000E2B60" w:rsidRDefault="000E2B60">
      <w:pPr>
        <w:spacing w:before="200"/>
      </w:pPr>
    </w:p>
    <w:p w14:paraId="2E7D9898" w14:textId="77777777" w:rsidR="000E2B60" w:rsidRDefault="00000000">
      <w:pPr>
        <w:spacing w:after="60"/>
      </w:pPr>
      <w:r>
        <w:rPr>
          <w:b/>
          <w:bCs/>
          <w:color w:val="1A1A2E"/>
        </w:rPr>
        <w:t>BRANDYWINE HOMES</w:t>
      </w:r>
    </w:p>
    <w:p w14:paraId="2353D730" w14:textId="77777777" w:rsidR="000E2B60" w:rsidRDefault="00000000">
      <w:pPr>
        <w:spacing w:after="40"/>
      </w:pPr>
      <w:r>
        <w:rPr>
          <w:color w:val="FFFFFF"/>
          <w:sz w:val="2"/>
          <w:szCs w:val="2"/>
        </w:rPr>
        <w:t>/</w:t>
      </w:r>
      <w:proofErr w:type="spellStart"/>
      <w:r>
        <w:rPr>
          <w:color w:val="FFFFFF"/>
          <w:sz w:val="2"/>
          <w:szCs w:val="2"/>
        </w:rPr>
        <w:t>cSign</w:t>
      </w:r>
      <w:proofErr w:type="spellEnd"/>
      <w:r>
        <w:rPr>
          <w:color w:val="FFFFFF"/>
          <w:sz w:val="2"/>
          <w:szCs w:val="2"/>
        </w:rPr>
        <w:t>/</w:t>
      </w:r>
      <w:r>
        <w:t>By: ___________________________________</w:t>
      </w:r>
    </w:p>
    <w:p w14:paraId="6273095A" w14:textId="77777777" w:rsidR="000E2B60" w:rsidRDefault="00000000">
      <w:pPr>
        <w:spacing w:after="40"/>
      </w:pPr>
      <w:r>
        <w:rPr>
          <w:color w:val="FFFFFF"/>
          <w:sz w:val="2"/>
          <w:szCs w:val="2"/>
        </w:rPr>
        <w:t>/</w:t>
      </w:r>
      <w:proofErr w:type="spellStart"/>
      <w:r>
        <w:rPr>
          <w:color w:val="FFFFFF"/>
          <w:sz w:val="2"/>
          <w:szCs w:val="2"/>
        </w:rPr>
        <w:t>cName</w:t>
      </w:r>
      <w:proofErr w:type="spellEnd"/>
      <w:r>
        <w:rPr>
          <w:color w:val="FFFFFF"/>
          <w:sz w:val="2"/>
          <w:szCs w:val="2"/>
        </w:rPr>
        <w:t>/</w:t>
      </w:r>
      <w:r>
        <w:t>Name: _________________________________</w:t>
      </w:r>
    </w:p>
    <w:p w14:paraId="723AB562" w14:textId="77777777" w:rsidR="000E2B60" w:rsidRDefault="00000000">
      <w:pPr>
        <w:spacing w:after="40"/>
      </w:pPr>
      <w:r>
        <w:rPr>
          <w:color w:val="FFFFFF"/>
          <w:sz w:val="2"/>
          <w:szCs w:val="2"/>
        </w:rPr>
        <w:t>/</w:t>
      </w:r>
      <w:proofErr w:type="spellStart"/>
      <w:r>
        <w:rPr>
          <w:color w:val="FFFFFF"/>
          <w:sz w:val="2"/>
          <w:szCs w:val="2"/>
        </w:rPr>
        <w:t>cTitle</w:t>
      </w:r>
      <w:proofErr w:type="spellEnd"/>
      <w:r>
        <w:rPr>
          <w:color w:val="FFFFFF"/>
          <w:sz w:val="2"/>
          <w:szCs w:val="2"/>
        </w:rPr>
        <w:t>/</w:t>
      </w:r>
      <w:r>
        <w:t>Title: _________________________________</w:t>
      </w:r>
    </w:p>
    <w:p w14:paraId="514D5BD3" w14:textId="77777777" w:rsidR="000E2B60" w:rsidRDefault="00000000">
      <w:pPr>
        <w:spacing w:after="40"/>
      </w:pPr>
      <w:r>
        <w:rPr>
          <w:color w:val="FFFFFF"/>
          <w:sz w:val="2"/>
          <w:szCs w:val="2"/>
        </w:rPr>
        <w:t>/</w:t>
      </w:r>
      <w:proofErr w:type="spellStart"/>
      <w:r>
        <w:rPr>
          <w:color w:val="FFFFFF"/>
          <w:sz w:val="2"/>
          <w:szCs w:val="2"/>
        </w:rPr>
        <w:t>cDate</w:t>
      </w:r>
      <w:proofErr w:type="spellEnd"/>
      <w:r>
        <w:rPr>
          <w:color w:val="FFFFFF"/>
          <w:sz w:val="2"/>
          <w:szCs w:val="2"/>
        </w:rPr>
        <w:t>/</w:t>
      </w:r>
      <w:r>
        <w:t>Date: _________________________________</w:t>
      </w:r>
    </w:p>
    <w:p w14:paraId="1FC884CC" w14:textId="77777777" w:rsidR="000E2B60" w:rsidRDefault="000E2B60">
      <w:pPr>
        <w:spacing w:before="200"/>
      </w:pPr>
    </w:p>
    <w:p w14:paraId="6A9B4319" w14:textId="77777777" w:rsidR="000E2B60" w:rsidRDefault="00000000">
      <w:pPr>
        <w:spacing w:after="120"/>
      </w:pPr>
      <w:r>
        <w:rPr>
          <w:sz w:val="22"/>
          <w:szCs w:val="22"/>
        </w:rPr>
        <w:t>Schedules (attached separately):</w:t>
      </w:r>
    </w:p>
    <w:p w14:paraId="616A10BD" w14:textId="77777777" w:rsidR="000E2B60" w:rsidRDefault="00000000">
      <w:pPr>
        <w:spacing w:after="40"/>
        <w:ind w:left="720" w:hanging="360"/>
      </w:pPr>
      <w:r>
        <w:rPr>
          <w:color w:val="006DB6"/>
          <w:sz w:val="22"/>
          <w:szCs w:val="22"/>
        </w:rPr>
        <w:t xml:space="preserve">•  </w:t>
      </w:r>
      <w:r>
        <w:t>Schedule A — Monthly Managed Services</w:t>
      </w:r>
    </w:p>
    <w:p w14:paraId="3D1109C3" w14:textId="77777777" w:rsidR="000E2B60" w:rsidRDefault="00000000">
      <w:pPr>
        <w:spacing w:after="40"/>
        <w:ind w:left="720" w:hanging="360"/>
      </w:pPr>
      <w:r>
        <w:rPr>
          <w:color w:val="006DB6"/>
          <w:sz w:val="22"/>
          <w:szCs w:val="22"/>
        </w:rPr>
        <w:t xml:space="preserve">•  </w:t>
      </w:r>
      <w:r>
        <w:t>Schedule B — Subscription and License Services</w:t>
      </w:r>
    </w:p>
    <w:p w14:paraId="51B05548" w14:textId="77777777" w:rsidR="000E2B60" w:rsidRDefault="00000000">
      <w:pPr>
        <w:spacing w:after="40"/>
        <w:ind w:left="720" w:hanging="360"/>
      </w:pPr>
      <w:r>
        <w:rPr>
          <w:color w:val="006DB6"/>
          <w:sz w:val="22"/>
          <w:szCs w:val="22"/>
        </w:rPr>
        <w:t xml:space="preserve">•  </w:t>
      </w:r>
      <w:r>
        <w:t>Schedule C — Rate Card</w:t>
      </w:r>
    </w:p>
    <w:sectPr w:rsidR="000E2B60">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C84BB" w14:textId="77777777" w:rsidR="00744D30" w:rsidRDefault="00744D30">
      <w:r>
        <w:separator/>
      </w:r>
    </w:p>
  </w:endnote>
  <w:endnote w:type="continuationSeparator" w:id="0">
    <w:p w14:paraId="5BFBAD56" w14:textId="77777777" w:rsidR="00744D30" w:rsidRDefault="00744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30FEB" w14:textId="77777777" w:rsidR="000E2B60" w:rsidRDefault="00000000">
    <w:pPr>
      <w:pBdr>
        <w:top w:val="single" w:sz="1" w:space="6" w:color="E9ECEF"/>
      </w:pBdr>
      <w:jc w:val="center"/>
    </w:pPr>
    <w:proofErr w:type="spellStart"/>
    <w:r>
      <w:rPr>
        <w:sz w:val="16"/>
        <w:szCs w:val="16"/>
      </w:rPr>
      <w:t>Technijian</w:t>
    </w:r>
    <w:proofErr w:type="spellEnd"/>
    <w:r>
      <w:rPr>
        <w:sz w:val="16"/>
        <w:szCs w:val="16"/>
      </w:rPr>
      <w:t xml:space="preserve"> | 18 Technology Dr., Ste 141, Irvine, CA 92618 | 949.379.8500  •  Page </w:t>
    </w:r>
    <w:r>
      <w:rPr>
        <w:sz w:val="16"/>
        <w:szCs w:val="16"/>
      </w:rPr>
      <w:fldChar w:fldCharType="begin"/>
    </w:r>
    <w:r>
      <w:rPr>
        <w:sz w:val="16"/>
        <w:szCs w:val="16"/>
      </w:rPr>
      <w:instrText>PAGE</w:instrText>
    </w:r>
    <w:r>
      <w:rPr>
        <w:sz w:val="16"/>
        <w:szCs w:val="16"/>
      </w:rPr>
      <w:fldChar w:fldCharType="separate"/>
    </w:r>
    <w:r w:rsidR="0092363D">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716FB" w14:textId="77777777" w:rsidR="00744D30" w:rsidRDefault="00744D30">
      <w:r>
        <w:separator/>
      </w:r>
    </w:p>
  </w:footnote>
  <w:footnote w:type="continuationSeparator" w:id="0">
    <w:p w14:paraId="5017A09D" w14:textId="77777777" w:rsidR="00744D30" w:rsidRDefault="00744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748F" w14:textId="77777777" w:rsidR="000E2B60" w:rsidRDefault="00000000">
    <w:pPr>
      <w:pBdr>
        <w:bottom w:val="single" w:sz="2" w:space="6" w:color="006DB6"/>
      </w:pBdr>
      <w:spacing w:after="60"/>
    </w:pPr>
    <w:r>
      <w:rPr>
        <w:noProof/>
      </w:rPr>
      <w:drawing>
        <wp:inline distT="0" distB="0" distL="0" distR="0" wp14:anchorId="782ACB2E" wp14:editId="1CC1AE08">
          <wp:extent cx="1333500" cy="276225"/>
          <wp:effectExtent l="0" t="0" r="0" b="0"/>
          <wp:docPr id="1437025583"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276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9615A"/>
    <w:multiLevelType w:val="hybridMultilevel"/>
    <w:tmpl w:val="EA2C2C74"/>
    <w:lvl w:ilvl="0" w:tplc="D8E0BC40">
      <w:start w:val="1"/>
      <w:numFmt w:val="lowerLetter"/>
      <w:lvlText w:val="(%1)"/>
      <w:lvlJc w:val="left"/>
      <w:pPr>
        <w:ind w:left="720" w:hanging="360"/>
      </w:pPr>
    </w:lvl>
    <w:lvl w:ilvl="1" w:tplc="879872BE">
      <w:numFmt w:val="decimal"/>
      <w:lvlText w:val=""/>
      <w:lvlJc w:val="left"/>
    </w:lvl>
    <w:lvl w:ilvl="2" w:tplc="4EBE2D48">
      <w:numFmt w:val="decimal"/>
      <w:lvlText w:val=""/>
      <w:lvlJc w:val="left"/>
    </w:lvl>
    <w:lvl w:ilvl="3" w:tplc="A26A2A52">
      <w:numFmt w:val="decimal"/>
      <w:lvlText w:val=""/>
      <w:lvlJc w:val="left"/>
    </w:lvl>
    <w:lvl w:ilvl="4" w:tplc="F2F08F1A">
      <w:numFmt w:val="decimal"/>
      <w:lvlText w:val=""/>
      <w:lvlJc w:val="left"/>
    </w:lvl>
    <w:lvl w:ilvl="5" w:tplc="7790662C">
      <w:numFmt w:val="decimal"/>
      <w:lvlText w:val=""/>
      <w:lvlJc w:val="left"/>
    </w:lvl>
    <w:lvl w:ilvl="6" w:tplc="0AAA8A7A">
      <w:numFmt w:val="decimal"/>
      <w:lvlText w:val=""/>
      <w:lvlJc w:val="left"/>
    </w:lvl>
    <w:lvl w:ilvl="7" w:tplc="D682E118">
      <w:numFmt w:val="decimal"/>
      <w:lvlText w:val=""/>
      <w:lvlJc w:val="left"/>
    </w:lvl>
    <w:lvl w:ilvl="8" w:tplc="FDF8A74E">
      <w:numFmt w:val="decimal"/>
      <w:lvlText w:val=""/>
      <w:lvlJc w:val="left"/>
    </w:lvl>
  </w:abstractNum>
  <w:abstractNum w:abstractNumId="1" w15:restartNumberingAfterBreak="0">
    <w:nsid w:val="296429B3"/>
    <w:multiLevelType w:val="hybridMultilevel"/>
    <w:tmpl w:val="465E0D94"/>
    <w:lvl w:ilvl="0" w:tplc="2A426CFE">
      <w:start w:val="1"/>
      <w:numFmt w:val="bullet"/>
      <w:lvlText w:val="●"/>
      <w:lvlJc w:val="left"/>
      <w:pPr>
        <w:ind w:left="720" w:hanging="360"/>
      </w:pPr>
    </w:lvl>
    <w:lvl w:ilvl="1" w:tplc="EBF49F2C">
      <w:start w:val="1"/>
      <w:numFmt w:val="bullet"/>
      <w:lvlText w:val="○"/>
      <w:lvlJc w:val="left"/>
      <w:pPr>
        <w:ind w:left="1440" w:hanging="360"/>
      </w:pPr>
    </w:lvl>
    <w:lvl w:ilvl="2" w:tplc="E0222678">
      <w:start w:val="1"/>
      <w:numFmt w:val="bullet"/>
      <w:lvlText w:val="■"/>
      <w:lvlJc w:val="left"/>
      <w:pPr>
        <w:ind w:left="2160" w:hanging="360"/>
      </w:pPr>
    </w:lvl>
    <w:lvl w:ilvl="3" w:tplc="16204BF6">
      <w:start w:val="1"/>
      <w:numFmt w:val="bullet"/>
      <w:lvlText w:val="●"/>
      <w:lvlJc w:val="left"/>
      <w:pPr>
        <w:ind w:left="2880" w:hanging="360"/>
      </w:pPr>
    </w:lvl>
    <w:lvl w:ilvl="4" w:tplc="A4307922">
      <w:start w:val="1"/>
      <w:numFmt w:val="bullet"/>
      <w:lvlText w:val="○"/>
      <w:lvlJc w:val="left"/>
      <w:pPr>
        <w:ind w:left="3600" w:hanging="360"/>
      </w:pPr>
    </w:lvl>
    <w:lvl w:ilvl="5" w:tplc="99DE7E76">
      <w:start w:val="1"/>
      <w:numFmt w:val="bullet"/>
      <w:lvlText w:val="■"/>
      <w:lvlJc w:val="left"/>
      <w:pPr>
        <w:ind w:left="4320" w:hanging="360"/>
      </w:pPr>
    </w:lvl>
    <w:lvl w:ilvl="6" w:tplc="EF181E88">
      <w:start w:val="1"/>
      <w:numFmt w:val="bullet"/>
      <w:lvlText w:val="●"/>
      <w:lvlJc w:val="left"/>
      <w:pPr>
        <w:ind w:left="5040" w:hanging="360"/>
      </w:pPr>
    </w:lvl>
    <w:lvl w:ilvl="7" w:tplc="C0E0F392">
      <w:start w:val="1"/>
      <w:numFmt w:val="bullet"/>
      <w:lvlText w:val="●"/>
      <w:lvlJc w:val="left"/>
      <w:pPr>
        <w:ind w:left="5760" w:hanging="360"/>
      </w:pPr>
    </w:lvl>
    <w:lvl w:ilvl="8" w:tplc="CB58913C">
      <w:start w:val="1"/>
      <w:numFmt w:val="bullet"/>
      <w:lvlText w:val="●"/>
      <w:lvlJc w:val="left"/>
      <w:pPr>
        <w:ind w:left="6480" w:hanging="360"/>
      </w:pPr>
    </w:lvl>
  </w:abstractNum>
  <w:num w:numId="1" w16cid:durableId="1306930062">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e Barisic">
    <w15:presenceInfo w15:providerId="AD" w15:userId="S::dave@brandywine-homes.com::9feaed5c-f6ec-44a4-a61e-b693f28275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B60"/>
    <w:rsid w:val="000327E1"/>
    <w:rsid w:val="000E2B60"/>
    <w:rsid w:val="001E3B83"/>
    <w:rsid w:val="0041470F"/>
    <w:rsid w:val="00744D30"/>
    <w:rsid w:val="0092363D"/>
    <w:rsid w:val="009D7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9894"/>
  <w15:docId w15:val="{6D11DFF3-5453-46F7-8926-D3DCC8F1F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6DB6"/>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923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7214</Words>
  <Characters>41844</Characters>
  <Application>Microsoft Office Word</Application>
  <DocSecurity>0</DocSecurity>
  <Lines>634</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Dave Barisic</cp:lastModifiedBy>
  <cp:revision>3</cp:revision>
  <dcterms:created xsi:type="dcterms:W3CDTF">2026-04-24T16:49:00Z</dcterms:created>
  <dcterms:modified xsi:type="dcterms:W3CDTF">2026-04-24T16:49:00Z</dcterms:modified>
</cp:coreProperties>
</file>