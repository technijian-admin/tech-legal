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A2" w14:paraId="25DA57E2" w14:textId="77777777">
        <w:tblPrEx>
          <w:tblCellMar>
            <w:top w:w="0" w:type="dxa"/>
            <w:bottom w:w="0" w:type="dxa"/>
          </w:tblCellMar>
        </w:tblPrEx>
        <w:tc>
          <w:tcPr>
            <w:tcW w:w="9360" w:type="dxa"/>
            <w:shd w:val="clear" w:color="auto" w:fill="006DB6"/>
            <w:tcMar>
              <w:top w:w="20" w:type="dxa"/>
              <w:left w:w="0" w:type="dxa"/>
              <w:bottom w:w="20" w:type="dxa"/>
              <w:right w:w="0" w:type="dxa"/>
            </w:tcMar>
          </w:tcPr>
          <w:p w14:paraId="194C7968" w14:textId="77777777" w:rsidR="00FD23A2" w:rsidRDefault="00FD23A2"/>
        </w:tc>
      </w:tr>
    </w:tbl>
    <w:p w14:paraId="446A4F6B" w14:textId="77777777" w:rsidR="00FD23A2" w:rsidRDefault="00FD23A2">
      <w:pPr>
        <w:spacing w:before="1800"/>
      </w:pPr>
    </w:p>
    <w:p w14:paraId="3D759F4D" w14:textId="77777777" w:rsidR="00FD23A2" w:rsidRDefault="00562440">
      <w:pPr>
        <w:spacing w:after="300"/>
        <w:jc w:val="center"/>
      </w:pPr>
      <w:r>
        <w:rPr>
          <w:noProof/>
        </w:rPr>
        <w:drawing>
          <wp:inline distT="0" distB="0" distL="0" distR="0" wp14:anchorId="0E0968A3" wp14:editId="19FFF3DC">
            <wp:extent cx="2667000" cy="552450"/>
            <wp:effectExtent l="0" t="0" r="0" b="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524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0"/>
        <w:gridCol w:w="2800"/>
        <w:gridCol w:w="3280"/>
      </w:tblGrid>
      <w:tr w:rsidR="00FD23A2" w14:paraId="0EBB7185" w14:textId="77777777">
        <w:tblPrEx>
          <w:tblCellMar>
            <w:top w:w="0" w:type="dxa"/>
            <w:bottom w:w="0" w:type="dxa"/>
          </w:tblCellMar>
        </w:tblPrEx>
        <w:tc>
          <w:tcPr>
            <w:tcW w:w="3280" w:type="dxa"/>
          </w:tcPr>
          <w:p w14:paraId="646D283C" w14:textId="77777777" w:rsidR="00FD23A2" w:rsidRDefault="00FD23A2"/>
        </w:tc>
        <w:tc>
          <w:tcPr>
            <w:tcW w:w="2800" w:type="dxa"/>
          </w:tcPr>
          <w:p w14:paraId="4AAD68C7" w14:textId="77777777" w:rsidR="00FD23A2" w:rsidRDefault="00FD23A2">
            <w:pPr>
              <w:pBdr>
                <w:bottom w:val="single" w:sz="6" w:space="0" w:color="F67D4B"/>
              </w:pBdr>
            </w:pPr>
          </w:p>
        </w:tc>
        <w:tc>
          <w:tcPr>
            <w:tcW w:w="3280" w:type="dxa"/>
          </w:tcPr>
          <w:p w14:paraId="7999721B" w14:textId="77777777" w:rsidR="00FD23A2" w:rsidRDefault="00FD23A2"/>
        </w:tc>
      </w:tr>
    </w:tbl>
    <w:p w14:paraId="47FEAA99" w14:textId="77777777" w:rsidR="00FD23A2" w:rsidRDefault="00562440">
      <w:pPr>
        <w:spacing w:before="400"/>
        <w:jc w:val="center"/>
      </w:pPr>
      <w:r>
        <w:rPr>
          <w:b/>
          <w:bCs/>
          <w:color w:val="1A1A2E"/>
          <w:sz w:val="52"/>
          <w:szCs w:val="52"/>
        </w:rPr>
        <w:t>Schedule A</w:t>
      </w:r>
    </w:p>
    <w:p w14:paraId="0FE37AAA" w14:textId="77777777" w:rsidR="00FD23A2" w:rsidRDefault="00562440">
      <w:pPr>
        <w:spacing w:before="200"/>
        <w:jc w:val="center"/>
      </w:pPr>
      <w:r>
        <w:rPr>
          <w:sz w:val="26"/>
          <w:szCs w:val="26"/>
        </w:rPr>
        <w:t>Monthly Managed Services Attached to MSA-BWH</w:t>
      </w:r>
    </w:p>
    <w:p w14:paraId="24E57F63" w14:textId="77777777" w:rsidR="00FD23A2" w:rsidRDefault="00562440">
      <w:pPr>
        <w:spacing w:before="100"/>
        <w:jc w:val="center"/>
      </w:pPr>
      <w:r>
        <w:t>May 1, 2026</w:t>
      </w:r>
    </w:p>
    <w:p w14:paraId="1354B237" w14:textId="77777777" w:rsidR="00FD23A2" w:rsidRDefault="00FD23A2">
      <w:pPr>
        <w:spacing w:before="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A2" w14:paraId="0F1C382E" w14:textId="77777777">
        <w:tblPrEx>
          <w:tblCellMar>
            <w:top w:w="0" w:type="dxa"/>
            <w:bottom w:w="0" w:type="dxa"/>
          </w:tblCellMar>
        </w:tblPrEx>
        <w:tc>
          <w:tcPr>
            <w:tcW w:w="9360" w:type="dxa"/>
            <w:shd w:val="clear" w:color="auto" w:fill="F67D4B"/>
            <w:tcMar>
              <w:top w:w="20" w:type="dxa"/>
              <w:left w:w="0" w:type="dxa"/>
              <w:bottom w:w="20" w:type="dxa"/>
              <w:right w:w="0" w:type="dxa"/>
            </w:tcMar>
          </w:tcPr>
          <w:p w14:paraId="334592C4" w14:textId="77777777" w:rsidR="00FD23A2" w:rsidRDefault="00FD23A2"/>
        </w:tc>
      </w:tr>
    </w:tbl>
    <w:p w14:paraId="48A4016C" w14:textId="77777777" w:rsidR="00FD23A2" w:rsidRDefault="00562440">
      <w:pPr>
        <w:spacing w:before="120"/>
        <w:jc w:val="center"/>
      </w:pPr>
      <w:r>
        <w:rPr>
          <w:i/>
          <w:iCs/>
          <w:sz w:val="18"/>
          <w:szCs w:val="18"/>
        </w:rPr>
        <w:t>CONFIDENTIAL — For authorized use only</w:t>
      </w:r>
    </w:p>
    <w:p w14:paraId="56D7555D" w14:textId="77777777" w:rsidR="00FD23A2" w:rsidRDefault="00FD23A2">
      <w:pPr>
        <w:sectPr w:rsidR="00FD23A2">
          <w:pgSz w:w="12240" w:h="15840"/>
          <w:pgMar w:top="1440" w:right="1440" w:bottom="1440" w:left="144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A2" w14:paraId="03267B2E" w14:textId="77777777">
        <w:tblPrEx>
          <w:tblCellMar>
            <w:top w:w="0" w:type="dxa"/>
            <w:bottom w:w="0" w:type="dxa"/>
          </w:tblCellMar>
        </w:tblPrEx>
        <w:tc>
          <w:tcPr>
            <w:tcW w:w="9360" w:type="dxa"/>
            <w:shd w:val="clear" w:color="auto" w:fill="006DB6"/>
            <w:tcMar>
              <w:top w:w="120" w:type="dxa"/>
              <w:left w:w="200" w:type="dxa"/>
              <w:bottom w:w="120" w:type="dxa"/>
              <w:right w:w="200" w:type="dxa"/>
            </w:tcMar>
          </w:tcPr>
          <w:p w14:paraId="1DF2B56B" w14:textId="77777777" w:rsidR="00FD23A2" w:rsidRDefault="00562440">
            <w:pPr>
              <w:jc w:val="center"/>
            </w:pPr>
            <w:r>
              <w:rPr>
                <w:b/>
                <w:bCs/>
                <w:color w:val="FFFFFF"/>
                <w:sz w:val="28"/>
                <w:szCs w:val="28"/>
              </w:rPr>
              <w:lastRenderedPageBreak/>
              <w:t>SCHEDULE A — MONTHLY MANAGED SERVICES</w:t>
            </w:r>
          </w:p>
        </w:tc>
      </w:tr>
    </w:tbl>
    <w:p w14:paraId="765034C0" w14:textId="77777777" w:rsidR="00FD23A2" w:rsidRDefault="00FD23A2">
      <w:pPr>
        <w:spacing w:before="100"/>
      </w:pPr>
    </w:p>
    <w:p w14:paraId="7E04ADEC" w14:textId="77777777" w:rsidR="00FD23A2" w:rsidRDefault="00562440">
      <w:pPr>
        <w:spacing w:after="120"/>
      </w:pPr>
      <w:r>
        <w:t>Attached to Master Service Agreement MSA-BWH</w:t>
      </w:r>
    </w:p>
    <w:p w14:paraId="1491378A" w14:textId="77777777" w:rsidR="00FD23A2" w:rsidRDefault="00562440">
      <w:pPr>
        <w:spacing w:after="120"/>
      </w:pPr>
      <w:r>
        <w:t>Effective Date: May 1, 2026</w:t>
      </w:r>
    </w:p>
    <w:p w14:paraId="220C65E7" w14:textId="77777777" w:rsidR="00FD23A2" w:rsidRDefault="00562440">
      <w:pPr>
        <w:spacing w:after="120"/>
      </w:pPr>
      <w:r>
        <w:t xml:space="preserve">This Schedule describes the Monthly Managed Services provided by </w:t>
      </w:r>
      <w:proofErr w:type="spellStart"/>
      <w:r>
        <w:t>Technijian</w:t>
      </w:r>
      <w:proofErr w:type="spellEnd"/>
      <w:r>
        <w:t>, Inc. (“</w:t>
      </w:r>
      <w:proofErr w:type="spellStart"/>
      <w:r>
        <w:t>Technijian</w:t>
      </w:r>
      <w:proofErr w:type="spellEnd"/>
      <w:r>
        <w:t>”) to Brandywine Homes (“Client”) under the Master Service Agreement.</w:t>
      </w:r>
    </w:p>
    <w:p w14:paraId="50AE0E4E" w14:textId="77777777" w:rsidR="00FD23A2" w:rsidRDefault="00FD23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A2" w14:paraId="664FC3CA" w14:textId="77777777">
        <w:tblPrEx>
          <w:tblCellMar>
            <w:top w:w="0" w:type="dxa"/>
            <w:bottom w:w="0" w:type="dxa"/>
          </w:tblCellMar>
        </w:tblPrEx>
        <w:tc>
          <w:tcPr>
            <w:tcW w:w="9360" w:type="dxa"/>
            <w:shd w:val="clear" w:color="auto" w:fill="1A1A2E"/>
            <w:tcMar>
              <w:top w:w="120" w:type="dxa"/>
              <w:left w:w="200" w:type="dxa"/>
              <w:bottom w:w="120" w:type="dxa"/>
              <w:right w:w="200" w:type="dxa"/>
            </w:tcMar>
          </w:tcPr>
          <w:p w14:paraId="4067B9CD" w14:textId="77777777" w:rsidR="00FD23A2" w:rsidRDefault="00562440">
            <w:pPr>
              <w:jc w:val="center"/>
            </w:pPr>
            <w:r>
              <w:rPr>
                <w:b/>
                <w:bCs/>
                <w:color w:val="FFFFFF"/>
                <w:sz w:val="24"/>
                <w:szCs w:val="24"/>
              </w:rPr>
              <w:t>PART 1 — ONLINE SERVICES</w:t>
            </w:r>
          </w:p>
        </w:tc>
      </w:tr>
    </w:tbl>
    <w:p w14:paraId="1D16FFD1" w14:textId="77777777" w:rsidR="00FD23A2" w:rsidRDefault="00FD23A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1B1FACAC" w14:textId="77777777">
        <w:tblPrEx>
          <w:tblCellMar>
            <w:top w:w="0" w:type="dxa"/>
            <w:bottom w:w="0" w:type="dxa"/>
          </w:tblCellMar>
        </w:tblPrEx>
        <w:tc>
          <w:tcPr>
            <w:tcW w:w="120" w:type="dxa"/>
            <w:shd w:val="clear" w:color="auto" w:fill="006DB6"/>
          </w:tcPr>
          <w:p w14:paraId="1660A9D4" w14:textId="77777777" w:rsidR="00FD23A2" w:rsidRDefault="00FD23A2"/>
        </w:tc>
        <w:tc>
          <w:tcPr>
            <w:tcW w:w="9240" w:type="dxa"/>
            <w:tcMar>
              <w:top w:w="80" w:type="dxa"/>
              <w:left w:w="160" w:type="dxa"/>
              <w:bottom w:w="80" w:type="dxa"/>
              <w:right w:w="0" w:type="dxa"/>
            </w:tcMar>
          </w:tcPr>
          <w:p w14:paraId="155FE6A3" w14:textId="77777777" w:rsidR="00FD23A2" w:rsidRDefault="00562440">
            <w:r>
              <w:rPr>
                <w:b/>
                <w:bCs/>
                <w:color w:val="006DB6"/>
                <w:sz w:val="28"/>
                <w:szCs w:val="28"/>
              </w:rPr>
              <w:t>1.1 Description</w:t>
            </w:r>
          </w:p>
        </w:tc>
      </w:tr>
    </w:tbl>
    <w:p w14:paraId="292FF177" w14:textId="77777777" w:rsidR="00FD23A2" w:rsidRDefault="00562440">
      <w:pPr>
        <w:spacing w:after="120"/>
      </w:pPr>
      <w:r>
        <w:t xml:space="preserve">Online Services include managed infrastructure, security, monitoring, and related IT services delivered on a recurring monthly basis. Services are selected from the </w:t>
      </w:r>
      <w:proofErr w:type="spellStart"/>
      <w:r>
        <w:t>Technijian</w:t>
      </w:r>
      <w:proofErr w:type="spellEnd"/>
      <w:r>
        <w:t xml:space="preserve"> Price List and itemized in the Service Order below.</w:t>
      </w:r>
    </w:p>
    <w:p w14:paraId="2F4F37CD" w14:textId="77777777" w:rsidR="00FD23A2" w:rsidRDefault="00FD23A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487F9C65" w14:textId="77777777">
        <w:tblPrEx>
          <w:tblCellMar>
            <w:top w:w="0" w:type="dxa"/>
            <w:bottom w:w="0" w:type="dxa"/>
          </w:tblCellMar>
        </w:tblPrEx>
        <w:tc>
          <w:tcPr>
            <w:tcW w:w="120" w:type="dxa"/>
            <w:shd w:val="clear" w:color="auto" w:fill="006DB6"/>
          </w:tcPr>
          <w:p w14:paraId="0D1C7796" w14:textId="77777777" w:rsidR="00FD23A2" w:rsidRDefault="00FD23A2"/>
        </w:tc>
        <w:tc>
          <w:tcPr>
            <w:tcW w:w="9240" w:type="dxa"/>
            <w:tcMar>
              <w:top w:w="80" w:type="dxa"/>
              <w:left w:w="160" w:type="dxa"/>
              <w:bottom w:w="80" w:type="dxa"/>
              <w:right w:w="0" w:type="dxa"/>
            </w:tcMar>
          </w:tcPr>
          <w:p w14:paraId="18246D3E" w14:textId="77777777" w:rsidR="00FD23A2" w:rsidRDefault="00562440">
            <w:r>
              <w:rPr>
                <w:b/>
                <w:bCs/>
                <w:color w:val="006DB6"/>
                <w:sz w:val="28"/>
                <w:szCs w:val="28"/>
              </w:rPr>
              <w:t>1.2 Service Categories</w:t>
            </w:r>
          </w:p>
        </w:tc>
      </w:tr>
    </w:tbl>
    <w:p w14:paraId="629FA35C" w14:textId="77777777" w:rsidR="00FD23A2" w:rsidRDefault="00562440">
      <w:pPr>
        <w:spacing w:after="120"/>
      </w:pPr>
      <w:r>
        <w:t>Online Services are organized into the following categories. Specific services, quantities, and pricing are detailed in the Service Order attached to this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D23A2" w14:paraId="637C2843" w14:textId="77777777">
        <w:tblPrEx>
          <w:tblCellMar>
            <w:top w:w="0" w:type="dxa"/>
            <w:bottom w:w="0" w:type="dxa"/>
          </w:tblCellMar>
        </w:tblPrEx>
        <w:tc>
          <w:tcPr>
            <w:tcW w:w="4680"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214AE401" w14:textId="77777777" w:rsidR="00FD23A2" w:rsidRDefault="00562440">
            <w:r>
              <w:rPr>
                <w:b/>
                <w:bCs/>
                <w:color w:val="FFFFFF"/>
                <w:sz w:val="20"/>
                <w:szCs w:val="20"/>
              </w:rPr>
              <w:t>Category</w:t>
            </w:r>
          </w:p>
        </w:tc>
        <w:tc>
          <w:tcPr>
            <w:tcW w:w="4680"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5119BD33" w14:textId="77777777" w:rsidR="00FD23A2" w:rsidRDefault="00562440">
            <w:r>
              <w:rPr>
                <w:b/>
                <w:bCs/>
                <w:color w:val="FFFFFF"/>
                <w:sz w:val="20"/>
                <w:szCs w:val="20"/>
              </w:rPr>
              <w:t>Description</w:t>
            </w:r>
          </w:p>
        </w:tc>
      </w:tr>
      <w:tr w:rsidR="00FD23A2" w14:paraId="486932DE" w14:textId="77777777">
        <w:tblPrEx>
          <w:tblCellMar>
            <w:top w:w="0" w:type="dxa"/>
            <w:bottom w:w="0" w:type="dxa"/>
          </w:tblCellMar>
        </w:tblPrEx>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D219145" w14:textId="77777777" w:rsidR="00FD23A2" w:rsidRDefault="00562440">
            <w:r>
              <w:rPr>
                <w:sz w:val="20"/>
                <w:szCs w:val="20"/>
              </w:rPr>
              <w:t>Desktop Management</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BCED25D" w14:textId="77777777" w:rsidR="00FD23A2" w:rsidRDefault="00562440">
            <w:r>
              <w:rPr>
                <w:sz w:val="20"/>
                <w:szCs w:val="20"/>
              </w:rPr>
              <w:t>Patch management, antivirus (CrowdStrike, Huntress), DNS filtering, remote access, monitoring</w:t>
            </w:r>
          </w:p>
        </w:tc>
      </w:tr>
      <w:tr w:rsidR="00FD23A2" w14:paraId="63BE4247" w14:textId="77777777">
        <w:tblPrEx>
          <w:tblCellMar>
            <w:top w:w="0" w:type="dxa"/>
            <w:bottom w:w="0" w:type="dxa"/>
          </w:tblCellMar>
        </w:tblPrEx>
        <w:tc>
          <w:tcPr>
            <w:tcW w:w="468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6D15CDF" w14:textId="77777777" w:rsidR="00FD23A2" w:rsidRDefault="00562440">
            <w:r>
              <w:rPr>
                <w:sz w:val="20"/>
                <w:szCs w:val="20"/>
              </w:rPr>
              <w:t>Server Management</w:t>
            </w:r>
          </w:p>
        </w:tc>
        <w:tc>
          <w:tcPr>
            <w:tcW w:w="468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8E491E8" w14:textId="77777777" w:rsidR="00FD23A2" w:rsidRDefault="00562440">
            <w:r>
              <w:rPr>
                <w:sz w:val="20"/>
                <w:szCs w:val="20"/>
              </w:rPr>
              <w:t>Patch management, image backup, antivirus (CrowdStrike, Huntress), remote access, monitoring</w:t>
            </w:r>
          </w:p>
        </w:tc>
      </w:tr>
      <w:tr w:rsidR="00FD23A2" w14:paraId="4CF4F347" w14:textId="77777777">
        <w:tblPrEx>
          <w:tblCellMar>
            <w:top w:w="0" w:type="dxa"/>
            <w:bottom w:w="0" w:type="dxa"/>
          </w:tblCellMar>
        </w:tblPrEx>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5018532" w14:textId="77777777" w:rsidR="00FD23A2" w:rsidRDefault="00562440">
            <w:r>
              <w:rPr>
                <w:sz w:val="20"/>
                <w:szCs w:val="20"/>
              </w:rPr>
              <w:t>Cloud Infrastructure</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65F9C1D" w14:textId="77777777" w:rsidR="00FD23A2" w:rsidRDefault="00562440">
            <w:r>
              <w:rPr>
                <w:sz w:val="20"/>
                <w:szCs w:val="20"/>
              </w:rPr>
              <w:t>Backup storage, Veeam management</w:t>
            </w:r>
          </w:p>
        </w:tc>
      </w:tr>
      <w:tr w:rsidR="00FD23A2" w14:paraId="6288CFFA" w14:textId="77777777">
        <w:tblPrEx>
          <w:tblCellMar>
            <w:top w:w="0" w:type="dxa"/>
            <w:bottom w:w="0" w:type="dxa"/>
          </w:tblCellMar>
        </w:tblPrEx>
        <w:tc>
          <w:tcPr>
            <w:tcW w:w="468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C25D69D" w14:textId="77777777" w:rsidR="00FD23A2" w:rsidRDefault="00562440">
            <w:r>
              <w:rPr>
                <w:sz w:val="20"/>
                <w:szCs w:val="20"/>
              </w:rPr>
              <w:t>Network &amp; Security</w:t>
            </w:r>
          </w:p>
        </w:tc>
        <w:tc>
          <w:tcPr>
            <w:tcW w:w="468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2A72D7D" w14:textId="77777777" w:rsidR="00FD23A2" w:rsidRDefault="00562440">
            <w:r>
              <w:rPr>
                <w:sz w:val="20"/>
                <w:szCs w:val="20"/>
              </w:rPr>
              <w:t xml:space="preserve">Switch config backup, firewall traffic monitoring, </w:t>
            </w:r>
            <w:proofErr w:type="spellStart"/>
            <w:r>
              <w:rPr>
                <w:sz w:val="20"/>
                <w:szCs w:val="20"/>
              </w:rPr>
              <w:t>WiFi</w:t>
            </w:r>
            <w:proofErr w:type="spellEnd"/>
            <w:r>
              <w:rPr>
                <w:sz w:val="20"/>
                <w:szCs w:val="20"/>
              </w:rPr>
              <w:t xml:space="preserve"> monitoring, pen testing, storage monitoring</w:t>
            </w:r>
          </w:p>
        </w:tc>
      </w:tr>
      <w:tr w:rsidR="00FD23A2" w14:paraId="6ABFC93A" w14:textId="77777777">
        <w:tblPrEx>
          <w:tblCellMar>
            <w:top w:w="0" w:type="dxa"/>
            <w:bottom w:w="0" w:type="dxa"/>
          </w:tblCellMar>
        </w:tblPrEx>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59F932C" w14:textId="77777777" w:rsidR="00FD23A2" w:rsidRDefault="00562440">
            <w:r>
              <w:rPr>
                <w:sz w:val="20"/>
                <w:szCs w:val="20"/>
              </w:rPr>
              <w:t>Email &amp; Compliance</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5DDD84D" w14:textId="77777777" w:rsidR="00FD23A2" w:rsidRDefault="00562440">
            <w:r>
              <w:rPr>
                <w:sz w:val="20"/>
                <w:szCs w:val="20"/>
              </w:rPr>
              <w:t>Site assessment, DMARC/DKIM, anti-spam, phishing training, Veeam 365, file sharing</w:t>
            </w:r>
          </w:p>
        </w:tc>
      </w:tr>
    </w:tbl>
    <w:p w14:paraId="5A97AC4E" w14:textId="77777777" w:rsidR="00FD23A2" w:rsidRDefault="00FD23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6E96CFFF" w14:textId="77777777">
        <w:tblPrEx>
          <w:tblCellMar>
            <w:top w:w="0" w:type="dxa"/>
            <w:bottom w:w="0" w:type="dxa"/>
          </w:tblCellMar>
        </w:tblPrEx>
        <w:tc>
          <w:tcPr>
            <w:tcW w:w="120" w:type="dxa"/>
            <w:shd w:val="clear" w:color="auto" w:fill="006DB6"/>
          </w:tcPr>
          <w:p w14:paraId="07BA1E4E" w14:textId="77777777" w:rsidR="00FD23A2" w:rsidRDefault="00FD23A2"/>
        </w:tc>
        <w:tc>
          <w:tcPr>
            <w:tcW w:w="9240" w:type="dxa"/>
            <w:tcMar>
              <w:top w:w="80" w:type="dxa"/>
              <w:left w:w="160" w:type="dxa"/>
              <w:bottom w:w="80" w:type="dxa"/>
              <w:right w:w="0" w:type="dxa"/>
            </w:tcMar>
          </w:tcPr>
          <w:p w14:paraId="0A295461" w14:textId="77777777" w:rsidR="00FD23A2" w:rsidRDefault="00562440">
            <w:r>
              <w:rPr>
                <w:b/>
                <w:bCs/>
                <w:color w:val="006DB6"/>
                <w:sz w:val="28"/>
                <w:szCs w:val="28"/>
              </w:rPr>
              <w:t>1.3 Service Order</w:t>
            </w:r>
          </w:p>
        </w:tc>
      </w:tr>
    </w:tbl>
    <w:p w14:paraId="2AB663C5" w14:textId="77777777" w:rsidR="00FD23A2" w:rsidRDefault="00562440">
      <w:pPr>
        <w:spacing w:after="120"/>
      </w:pPr>
      <w:r>
        <w:t>The specific services, quantities, and monthly pricing for Client are detailed below. The Service Order may be updated by mutual written agreement.</w:t>
      </w:r>
    </w:p>
    <w:p w14:paraId="321E5967" w14:textId="77777777" w:rsidR="00FD23A2" w:rsidRDefault="00FD23A2">
      <w:pPr>
        <w:spacing w:before="100"/>
      </w:pPr>
    </w:p>
    <w:p w14:paraId="5158A048" w14:textId="77777777" w:rsidR="00FD23A2" w:rsidRDefault="00562440">
      <w:pPr>
        <w:spacing w:after="60"/>
      </w:pPr>
      <w:r>
        <w:rPr>
          <w:b/>
          <w:bCs/>
          <w:color w:val="1A1A2E"/>
          <w:sz w:val="20"/>
          <w:szCs w:val="20"/>
        </w:rPr>
        <w:t>Desktop Management (32 desktops)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D23A2" w14:paraId="698A60EF"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5009B828" w14:textId="77777777" w:rsidR="00FD23A2" w:rsidRDefault="00562440">
            <w:r>
              <w:rPr>
                <w:b/>
                <w:bCs/>
                <w:color w:val="FFFFFF"/>
                <w:sz w:val="20"/>
                <w:szCs w:val="20"/>
              </w:rPr>
              <w:t>Service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1FEAB3BF" w14:textId="77777777" w:rsidR="00FD23A2" w:rsidRDefault="00562440">
            <w:r>
              <w:rPr>
                <w:b/>
                <w:bCs/>
                <w:color w:val="FFFFFF"/>
                <w:sz w:val="20"/>
                <w:szCs w:val="20"/>
              </w:rPr>
              <w:t>Code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09FE585E" w14:textId="77777777" w:rsidR="00FD23A2" w:rsidRDefault="00562440">
            <w:r>
              <w:rPr>
                <w:b/>
                <w:bCs/>
                <w:color w:val="FFFFFF"/>
                <w:sz w:val="20"/>
                <w:szCs w:val="20"/>
              </w:rPr>
              <w:t>Unit Price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7D90C78A" w14:textId="77777777" w:rsidR="00FD23A2" w:rsidRDefault="00562440">
            <w:r>
              <w:rPr>
                <w:b/>
                <w:bCs/>
                <w:color w:val="FFFFFF"/>
                <w:sz w:val="20"/>
                <w:szCs w:val="20"/>
              </w:rPr>
              <w:t>Qty</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3643FE95" w14:textId="77777777" w:rsidR="00FD23A2" w:rsidRDefault="00562440">
            <w:r>
              <w:rPr>
                <w:b/>
                <w:bCs/>
                <w:color w:val="FFFFFF"/>
                <w:sz w:val="20"/>
                <w:szCs w:val="20"/>
              </w:rPr>
              <w:t>Monthly</w:t>
            </w:r>
          </w:p>
        </w:tc>
      </w:tr>
      <w:tr w:rsidR="00FD23A2" w14:paraId="3D1F92D2"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CB5A39C" w14:textId="77777777" w:rsidR="00FD23A2" w:rsidRDefault="00562440">
            <w:r>
              <w:rPr>
                <w:sz w:val="20"/>
                <w:szCs w:val="20"/>
              </w:rPr>
              <w:t>Patch Management</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F52A25D" w14:textId="77777777" w:rsidR="00FD23A2" w:rsidRDefault="00562440">
            <w:r>
              <w:rPr>
                <w:sz w:val="20"/>
                <w:szCs w:val="20"/>
              </w:rPr>
              <w:t>PMW</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02BAC05" w14:textId="77777777" w:rsidR="00FD23A2" w:rsidRDefault="00562440">
            <w:r>
              <w:rPr>
                <w:sz w:val="20"/>
                <w:szCs w:val="20"/>
              </w:rPr>
              <w:t>$4.00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672F450" w14:textId="77777777" w:rsidR="00FD23A2" w:rsidRDefault="00562440">
            <w:r>
              <w:rPr>
                <w:sz w:val="20"/>
                <w:szCs w:val="20"/>
              </w:rPr>
              <w:t>32</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3137942" w14:textId="77777777" w:rsidR="00FD23A2" w:rsidRDefault="00562440">
            <w:r>
              <w:rPr>
                <w:sz w:val="20"/>
                <w:szCs w:val="20"/>
              </w:rPr>
              <w:t>$128.00</w:t>
            </w:r>
          </w:p>
        </w:tc>
      </w:tr>
      <w:tr w:rsidR="00FD23A2" w14:paraId="12CC2CDA"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F5064D1" w14:textId="77777777" w:rsidR="00FD23A2" w:rsidRDefault="00562440">
            <w:r>
              <w:rPr>
                <w:sz w:val="20"/>
                <w:szCs w:val="20"/>
              </w:rPr>
              <w:t>My Secure Internet</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A38A0A8" w14:textId="77777777" w:rsidR="00FD23A2" w:rsidRDefault="00562440">
            <w:r>
              <w:rPr>
                <w:sz w:val="20"/>
                <w:szCs w:val="20"/>
              </w:rPr>
              <w:t>SI</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9783B3F" w14:textId="77777777" w:rsidR="00FD23A2" w:rsidRDefault="00562440">
            <w:r>
              <w:rPr>
                <w:sz w:val="20"/>
                <w:szCs w:val="20"/>
              </w:rPr>
              <w:t>$6.00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485E783" w14:textId="77777777" w:rsidR="00FD23A2" w:rsidRDefault="00562440">
            <w:r>
              <w:rPr>
                <w:sz w:val="20"/>
                <w:szCs w:val="20"/>
              </w:rPr>
              <w:t>32</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00F375F" w14:textId="77777777" w:rsidR="00FD23A2" w:rsidRDefault="00562440">
            <w:r>
              <w:rPr>
                <w:sz w:val="20"/>
                <w:szCs w:val="20"/>
              </w:rPr>
              <w:t>$192.00</w:t>
            </w:r>
          </w:p>
        </w:tc>
      </w:tr>
      <w:tr w:rsidR="00FD23A2" w14:paraId="0F27D889"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DE16C0E" w14:textId="77777777" w:rsidR="00FD23A2" w:rsidRDefault="00562440">
            <w:r>
              <w:rPr>
                <w:sz w:val="20"/>
                <w:szCs w:val="20"/>
              </w:rPr>
              <w:t>My Remote</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BFB2C28" w14:textId="77777777" w:rsidR="00FD23A2" w:rsidRDefault="00562440">
            <w:r>
              <w:rPr>
                <w:sz w:val="20"/>
                <w:szCs w:val="20"/>
              </w:rPr>
              <w:t>MR</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DD9B08E" w14:textId="77777777" w:rsidR="00FD23A2" w:rsidRDefault="00562440">
            <w:r>
              <w:rPr>
                <w:sz w:val="20"/>
                <w:szCs w:val="20"/>
              </w:rPr>
              <w:t>$2.00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3571000" w14:textId="77777777" w:rsidR="00FD23A2" w:rsidRDefault="00562440">
            <w:r>
              <w:rPr>
                <w:sz w:val="20"/>
                <w:szCs w:val="20"/>
              </w:rPr>
              <w:t>32</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E0DB6BB" w14:textId="77777777" w:rsidR="00FD23A2" w:rsidRDefault="00562440">
            <w:r>
              <w:rPr>
                <w:sz w:val="20"/>
                <w:szCs w:val="20"/>
              </w:rPr>
              <w:t>$64.00</w:t>
            </w:r>
          </w:p>
        </w:tc>
      </w:tr>
      <w:tr w:rsidR="00FD23A2" w14:paraId="5186638F"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6AAC6E1" w14:textId="77777777" w:rsidR="00FD23A2" w:rsidRDefault="00562440">
            <w:r>
              <w:rPr>
                <w:sz w:val="20"/>
                <w:szCs w:val="20"/>
              </w:rPr>
              <w:t>My Ops — Net</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09C67AC" w14:textId="77777777" w:rsidR="00FD23A2" w:rsidRDefault="00562440">
            <w:r>
              <w:rPr>
                <w:sz w:val="20"/>
                <w:szCs w:val="20"/>
              </w:rPr>
              <w:t>OPS-NET</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B422BB1" w14:textId="77777777" w:rsidR="00FD23A2" w:rsidRDefault="00562440">
            <w:r>
              <w:rPr>
                <w:sz w:val="20"/>
                <w:szCs w:val="20"/>
              </w:rPr>
              <w:t>$3.25</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49308F4" w14:textId="77777777" w:rsidR="00FD23A2" w:rsidRDefault="00562440">
            <w:r>
              <w:rPr>
                <w:sz w:val="20"/>
                <w:szCs w:val="20"/>
              </w:rPr>
              <w:t>32</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7CB68F4" w14:textId="77777777" w:rsidR="00FD23A2" w:rsidRDefault="00562440">
            <w:r>
              <w:rPr>
                <w:sz w:val="20"/>
                <w:szCs w:val="20"/>
              </w:rPr>
              <w:t>$104.00</w:t>
            </w:r>
          </w:p>
        </w:tc>
      </w:tr>
      <w:tr w:rsidR="00FD23A2" w14:paraId="63BD113D"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BA635CC" w14:textId="77777777" w:rsidR="00FD23A2" w:rsidRDefault="00562440">
            <w:r>
              <w:rPr>
                <w:sz w:val="20"/>
                <w:szCs w:val="20"/>
              </w:rPr>
              <w:t>AVH Protection — Desktop (Huntress)</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26AAC93" w14:textId="77777777" w:rsidR="00FD23A2" w:rsidRDefault="00562440">
            <w:r>
              <w:rPr>
                <w:sz w:val="20"/>
                <w:szCs w:val="20"/>
              </w:rPr>
              <w:t>AVMH</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16B5898" w14:textId="77777777" w:rsidR="00FD23A2" w:rsidRDefault="00562440">
            <w:r>
              <w:rPr>
                <w:sz w:val="20"/>
                <w:szCs w:val="20"/>
              </w:rPr>
              <w:t>$6.00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E32AD37" w14:textId="77777777" w:rsidR="00FD23A2" w:rsidRDefault="00562440">
            <w:r>
              <w:rPr>
                <w:sz w:val="20"/>
                <w:szCs w:val="20"/>
              </w:rPr>
              <w:t>32</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92BE355" w14:textId="77777777" w:rsidR="00FD23A2" w:rsidRDefault="00562440">
            <w:r>
              <w:rPr>
                <w:sz w:val="20"/>
                <w:szCs w:val="20"/>
              </w:rPr>
              <w:t>$192.00</w:t>
            </w:r>
          </w:p>
        </w:tc>
      </w:tr>
      <w:tr w:rsidR="00FD23A2" w14:paraId="5DD62679"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74B376F" w14:textId="77777777" w:rsidR="00FD23A2" w:rsidRDefault="00562440">
            <w:r>
              <w:rPr>
                <w:sz w:val="20"/>
                <w:szCs w:val="20"/>
              </w:rPr>
              <w:t>AV Protection — Desktop (CrowdStrike)</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B9A9B34" w14:textId="77777777" w:rsidR="00FD23A2" w:rsidRDefault="00562440">
            <w:r>
              <w:rPr>
                <w:sz w:val="20"/>
                <w:szCs w:val="20"/>
              </w:rPr>
              <w:t>AVD</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540F9BA" w14:textId="77777777" w:rsidR="00FD23A2" w:rsidRDefault="00562440">
            <w:r>
              <w:rPr>
                <w:sz w:val="20"/>
                <w:szCs w:val="20"/>
              </w:rPr>
              <w:t>$8.50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8B91443" w14:textId="77777777" w:rsidR="00FD23A2" w:rsidRDefault="00562440">
            <w:r>
              <w:rPr>
                <w:sz w:val="20"/>
                <w:szCs w:val="20"/>
              </w:rPr>
              <w:t>32</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F4B10F3" w14:textId="77777777" w:rsidR="00FD23A2" w:rsidRDefault="00562440">
            <w:r>
              <w:rPr>
                <w:sz w:val="20"/>
                <w:szCs w:val="20"/>
              </w:rPr>
              <w:t>$272.00</w:t>
            </w:r>
          </w:p>
        </w:tc>
      </w:tr>
      <w:tr w:rsidR="00FD23A2" w14:paraId="731DE56C"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B8ED4E2" w14:textId="77777777" w:rsidR="00FD23A2" w:rsidRDefault="00562440">
            <w:r>
              <w:rPr>
                <w:b/>
                <w:bCs/>
                <w:color w:val="1A1A2E"/>
                <w:sz w:val="20"/>
                <w:szCs w:val="20"/>
              </w:rPr>
              <w:t>Desktop Subtotal</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189D5A4"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FD5D204"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8E6AA57"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42178A3" w14:textId="77777777" w:rsidR="00FD23A2" w:rsidRDefault="00562440">
            <w:r>
              <w:rPr>
                <w:b/>
                <w:bCs/>
                <w:color w:val="1A1A2E"/>
                <w:sz w:val="20"/>
                <w:szCs w:val="20"/>
              </w:rPr>
              <w:t>$952.00</w:t>
            </w:r>
          </w:p>
        </w:tc>
      </w:tr>
    </w:tbl>
    <w:p w14:paraId="5CF742C3" w14:textId="77777777" w:rsidR="00FD23A2" w:rsidRDefault="00FD23A2">
      <w:pPr>
        <w:spacing w:before="100"/>
      </w:pPr>
    </w:p>
    <w:p w14:paraId="14C92DA6" w14:textId="77777777" w:rsidR="00FD23A2" w:rsidRDefault="00562440">
      <w:pPr>
        <w:spacing w:after="60"/>
      </w:pPr>
      <w:r>
        <w:rPr>
          <w:b/>
          <w:bCs/>
          <w:color w:val="1A1A2E"/>
          <w:sz w:val="20"/>
          <w:szCs w:val="20"/>
        </w:rPr>
        <w:t>Server Management (12 servers)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D23A2" w14:paraId="57D2E933"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04E907FC" w14:textId="77777777" w:rsidR="00FD23A2" w:rsidRDefault="00562440">
            <w:r>
              <w:rPr>
                <w:b/>
                <w:bCs/>
                <w:color w:val="FFFFFF"/>
                <w:sz w:val="20"/>
                <w:szCs w:val="20"/>
              </w:rPr>
              <w:t>Service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7AE3F761" w14:textId="77777777" w:rsidR="00FD23A2" w:rsidRDefault="00562440">
            <w:r>
              <w:rPr>
                <w:b/>
                <w:bCs/>
                <w:color w:val="FFFFFF"/>
                <w:sz w:val="20"/>
                <w:szCs w:val="20"/>
              </w:rPr>
              <w:t>Code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16964438" w14:textId="77777777" w:rsidR="00FD23A2" w:rsidRDefault="00562440">
            <w:r>
              <w:rPr>
                <w:b/>
                <w:bCs/>
                <w:color w:val="FFFFFF"/>
                <w:sz w:val="20"/>
                <w:szCs w:val="20"/>
              </w:rPr>
              <w:t>Unit Price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1DC3D51D" w14:textId="77777777" w:rsidR="00FD23A2" w:rsidRDefault="00562440">
            <w:r>
              <w:rPr>
                <w:b/>
                <w:bCs/>
                <w:color w:val="FFFFFF"/>
                <w:sz w:val="20"/>
                <w:szCs w:val="20"/>
              </w:rPr>
              <w:t>Qty</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7CD378EC" w14:textId="77777777" w:rsidR="00FD23A2" w:rsidRDefault="00562440">
            <w:r>
              <w:rPr>
                <w:b/>
                <w:bCs/>
                <w:color w:val="FFFFFF"/>
                <w:sz w:val="20"/>
                <w:szCs w:val="20"/>
              </w:rPr>
              <w:t>Monthly</w:t>
            </w:r>
          </w:p>
        </w:tc>
      </w:tr>
      <w:tr w:rsidR="00FD23A2" w14:paraId="27D51F39"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1491FEB" w14:textId="77777777" w:rsidR="00FD23A2" w:rsidRDefault="00562440">
            <w:r>
              <w:rPr>
                <w:sz w:val="20"/>
                <w:szCs w:val="20"/>
              </w:rPr>
              <w:t>Patch Management</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D5A64C4" w14:textId="77777777" w:rsidR="00FD23A2" w:rsidRDefault="00562440">
            <w:r>
              <w:rPr>
                <w:sz w:val="20"/>
                <w:szCs w:val="20"/>
              </w:rPr>
              <w:t>PMW</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FD8B0B6" w14:textId="77777777" w:rsidR="00FD23A2" w:rsidRDefault="00562440">
            <w:r>
              <w:rPr>
                <w:sz w:val="20"/>
                <w:szCs w:val="20"/>
              </w:rPr>
              <w:t>$4.00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6FFF330" w14:textId="77777777" w:rsidR="00FD23A2" w:rsidRDefault="00562440">
            <w:r>
              <w:rPr>
                <w:sz w:val="20"/>
                <w:szCs w:val="20"/>
              </w:rPr>
              <w:t>12</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4212D57" w14:textId="77777777" w:rsidR="00FD23A2" w:rsidRDefault="00562440">
            <w:r>
              <w:rPr>
                <w:sz w:val="20"/>
                <w:szCs w:val="20"/>
              </w:rPr>
              <w:t>$48.00</w:t>
            </w:r>
          </w:p>
        </w:tc>
      </w:tr>
      <w:tr w:rsidR="00FD23A2" w14:paraId="0E5FD325"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61BA586" w14:textId="77777777" w:rsidR="00FD23A2" w:rsidRDefault="00562440">
            <w:r>
              <w:rPr>
                <w:sz w:val="20"/>
                <w:szCs w:val="20"/>
              </w:rPr>
              <w:t>My Secure Internet</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DA9DB06" w14:textId="77777777" w:rsidR="00FD23A2" w:rsidRDefault="00562440">
            <w:r>
              <w:rPr>
                <w:sz w:val="20"/>
                <w:szCs w:val="20"/>
              </w:rPr>
              <w:t>SI</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8444ABF" w14:textId="77777777" w:rsidR="00FD23A2" w:rsidRDefault="00562440">
            <w:r>
              <w:rPr>
                <w:sz w:val="20"/>
                <w:szCs w:val="20"/>
              </w:rPr>
              <w:t>$6.00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EF46BDC" w14:textId="77777777" w:rsidR="00FD23A2" w:rsidRDefault="00562440">
            <w:r>
              <w:rPr>
                <w:sz w:val="20"/>
                <w:szCs w:val="20"/>
              </w:rPr>
              <w:t>12</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1DAB509" w14:textId="77777777" w:rsidR="00FD23A2" w:rsidRDefault="00562440">
            <w:r>
              <w:rPr>
                <w:sz w:val="20"/>
                <w:szCs w:val="20"/>
              </w:rPr>
              <w:t>$72.00</w:t>
            </w:r>
          </w:p>
        </w:tc>
      </w:tr>
      <w:tr w:rsidR="00FD23A2" w14:paraId="206D3AE4"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D33E0C0" w14:textId="77777777" w:rsidR="00FD23A2" w:rsidRDefault="00562440">
            <w:r>
              <w:rPr>
                <w:sz w:val="20"/>
                <w:szCs w:val="20"/>
              </w:rPr>
              <w:t>My Remote</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A41E2F8" w14:textId="77777777" w:rsidR="00FD23A2" w:rsidRDefault="00562440">
            <w:r>
              <w:rPr>
                <w:sz w:val="20"/>
                <w:szCs w:val="20"/>
              </w:rPr>
              <w:t>MR</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CAD06ED" w14:textId="77777777" w:rsidR="00FD23A2" w:rsidRDefault="00562440">
            <w:r>
              <w:rPr>
                <w:sz w:val="20"/>
                <w:szCs w:val="20"/>
              </w:rPr>
              <w:t>$2.00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4EFB333" w14:textId="77777777" w:rsidR="00FD23A2" w:rsidRDefault="00562440">
            <w:r>
              <w:rPr>
                <w:sz w:val="20"/>
                <w:szCs w:val="20"/>
              </w:rPr>
              <w:t>12</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ABA842B" w14:textId="77777777" w:rsidR="00FD23A2" w:rsidRDefault="00562440">
            <w:r>
              <w:rPr>
                <w:sz w:val="20"/>
                <w:szCs w:val="20"/>
              </w:rPr>
              <w:t>$24.00</w:t>
            </w:r>
          </w:p>
        </w:tc>
      </w:tr>
      <w:tr w:rsidR="00FD23A2" w14:paraId="466A5159"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9790B6E" w14:textId="77777777" w:rsidR="00FD23A2" w:rsidRDefault="00562440">
            <w:r>
              <w:rPr>
                <w:sz w:val="20"/>
                <w:szCs w:val="20"/>
              </w:rPr>
              <w:t>My Ops — Net</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3B84331" w14:textId="77777777" w:rsidR="00FD23A2" w:rsidRDefault="00562440">
            <w:r>
              <w:rPr>
                <w:sz w:val="20"/>
                <w:szCs w:val="20"/>
              </w:rPr>
              <w:t>OPS-NET</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EF68C89" w14:textId="77777777" w:rsidR="00FD23A2" w:rsidRDefault="00562440">
            <w:r>
              <w:rPr>
                <w:sz w:val="20"/>
                <w:szCs w:val="20"/>
              </w:rPr>
              <w:t>$3.25</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37A4687" w14:textId="77777777" w:rsidR="00FD23A2" w:rsidRDefault="00562440">
            <w:r>
              <w:rPr>
                <w:sz w:val="20"/>
                <w:szCs w:val="20"/>
              </w:rPr>
              <w:t>12</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4F06BF3" w14:textId="77777777" w:rsidR="00FD23A2" w:rsidRDefault="00562440">
            <w:r>
              <w:rPr>
                <w:sz w:val="20"/>
                <w:szCs w:val="20"/>
              </w:rPr>
              <w:t>$39.00</w:t>
            </w:r>
          </w:p>
        </w:tc>
      </w:tr>
      <w:tr w:rsidR="00FD23A2" w14:paraId="1AF055A0"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7BF97C6" w14:textId="77777777" w:rsidR="00FD23A2" w:rsidRDefault="00562440">
            <w:r>
              <w:rPr>
                <w:sz w:val="20"/>
                <w:szCs w:val="20"/>
              </w:rPr>
              <w:t>Image Backup (Veeam)</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C2E7BF9" w14:textId="77777777" w:rsidR="00FD23A2" w:rsidRDefault="00562440">
            <w:r>
              <w:rPr>
                <w:sz w:val="20"/>
                <w:szCs w:val="20"/>
              </w:rPr>
              <w:t>IB</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E56A871" w14:textId="77777777" w:rsidR="00FD23A2" w:rsidRDefault="00562440">
            <w:r>
              <w:rPr>
                <w:sz w:val="20"/>
                <w:szCs w:val="20"/>
              </w:rPr>
              <w:t>$15.00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D88DE9B" w14:textId="77777777" w:rsidR="00FD23A2" w:rsidRDefault="00562440">
            <w:r>
              <w:rPr>
                <w:sz w:val="20"/>
                <w:szCs w:val="20"/>
              </w:rPr>
              <w:t>12</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6D094FB" w14:textId="77777777" w:rsidR="00FD23A2" w:rsidRDefault="00562440">
            <w:r>
              <w:rPr>
                <w:sz w:val="20"/>
                <w:szCs w:val="20"/>
              </w:rPr>
              <w:t>$180.00</w:t>
            </w:r>
          </w:p>
        </w:tc>
      </w:tr>
      <w:tr w:rsidR="00FD23A2" w14:paraId="0B688CB5"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11198F2" w14:textId="77777777" w:rsidR="00FD23A2" w:rsidRDefault="00562440">
            <w:r>
              <w:rPr>
                <w:sz w:val="20"/>
                <w:szCs w:val="20"/>
              </w:rPr>
              <w:t>AVH Protection — Server (Huntress)</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B2529C5" w14:textId="77777777" w:rsidR="00FD23A2" w:rsidRDefault="00562440">
            <w:r>
              <w:rPr>
                <w:sz w:val="20"/>
                <w:szCs w:val="20"/>
              </w:rPr>
              <w:t>AVHS</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BC04AB4" w14:textId="77777777" w:rsidR="00FD23A2" w:rsidRDefault="00562440">
            <w:r>
              <w:rPr>
                <w:sz w:val="20"/>
                <w:szCs w:val="20"/>
              </w:rPr>
              <w:t>$6.00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AFE90AA" w14:textId="77777777" w:rsidR="00FD23A2" w:rsidRDefault="00562440">
            <w:r>
              <w:rPr>
                <w:sz w:val="20"/>
                <w:szCs w:val="20"/>
              </w:rPr>
              <w:t>12</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300A937" w14:textId="77777777" w:rsidR="00FD23A2" w:rsidRDefault="00562440">
            <w:r>
              <w:rPr>
                <w:sz w:val="20"/>
                <w:szCs w:val="20"/>
              </w:rPr>
              <w:t>$72.00</w:t>
            </w:r>
          </w:p>
        </w:tc>
      </w:tr>
      <w:tr w:rsidR="00FD23A2" w14:paraId="4CBAF97F"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4EABA8B" w14:textId="77777777" w:rsidR="00FD23A2" w:rsidRDefault="00562440">
            <w:r>
              <w:rPr>
                <w:sz w:val="20"/>
                <w:szCs w:val="20"/>
              </w:rPr>
              <w:lastRenderedPageBreak/>
              <w:t>AV Protection — Server (CrowdStrike)</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C034893" w14:textId="77777777" w:rsidR="00FD23A2" w:rsidRDefault="00562440">
            <w:r>
              <w:rPr>
                <w:sz w:val="20"/>
                <w:szCs w:val="20"/>
              </w:rPr>
              <w:t>AVS</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50426B1" w14:textId="77777777" w:rsidR="00FD23A2" w:rsidRDefault="00562440">
            <w:r>
              <w:rPr>
                <w:sz w:val="20"/>
                <w:szCs w:val="20"/>
              </w:rPr>
              <w:t>$10.50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B4D0E5F" w14:textId="77777777" w:rsidR="00FD23A2" w:rsidRDefault="00562440">
            <w:r>
              <w:rPr>
                <w:sz w:val="20"/>
                <w:szCs w:val="20"/>
              </w:rPr>
              <w:t>12</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62D2396" w14:textId="77777777" w:rsidR="00FD23A2" w:rsidRDefault="00562440">
            <w:r>
              <w:rPr>
                <w:sz w:val="20"/>
                <w:szCs w:val="20"/>
              </w:rPr>
              <w:t>$126.00</w:t>
            </w:r>
          </w:p>
        </w:tc>
      </w:tr>
      <w:tr w:rsidR="00FD23A2" w14:paraId="552A8EC9"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C026C55" w14:textId="77777777" w:rsidR="00FD23A2" w:rsidRDefault="00562440">
            <w:r>
              <w:rPr>
                <w:b/>
                <w:bCs/>
                <w:color w:val="1A1A2E"/>
                <w:sz w:val="20"/>
                <w:szCs w:val="20"/>
              </w:rPr>
              <w:t>Server Subtotal</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402C1A2"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8CB4C01"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A2F8845"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C8BAAF7" w14:textId="77777777" w:rsidR="00FD23A2" w:rsidRDefault="00562440">
            <w:r>
              <w:rPr>
                <w:b/>
                <w:bCs/>
                <w:color w:val="1A1A2E"/>
                <w:sz w:val="20"/>
                <w:szCs w:val="20"/>
              </w:rPr>
              <w:t>$561.00</w:t>
            </w:r>
          </w:p>
        </w:tc>
      </w:tr>
    </w:tbl>
    <w:p w14:paraId="5CB492AE" w14:textId="77777777" w:rsidR="00FD23A2" w:rsidRDefault="00FD23A2">
      <w:pPr>
        <w:spacing w:before="100"/>
      </w:pPr>
    </w:p>
    <w:p w14:paraId="166BF900" w14:textId="77777777" w:rsidR="00FD23A2" w:rsidRDefault="00562440">
      <w:pPr>
        <w:spacing w:after="60"/>
      </w:pPr>
      <w:r>
        <w:rPr>
          <w:b/>
          <w:bCs/>
          <w:color w:val="1A1A2E"/>
          <w:sz w:val="20"/>
          <w:szCs w:val="20"/>
        </w:rPr>
        <w:t>Cloud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D23A2" w14:paraId="27821050"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473C3C08" w14:textId="77777777" w:rsidR="00FD23A2" w:rsidRDefault="00562440">
            <w:r>
              <w:rPr>
                <w:b/>
                <w:bCs/>
                <w:color w:val="FFFFFF"/>
                <w:sz w:val="20"/>
                <w:szCs w:val="20"/>
              </w:rPr>
              <w:t>Service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6CD7E03C" w14:textId="77777777" w:rsidR="00FD23A2" w:rsidRDefault="00562440">
            <w:r>
              <w:rPr>
                <w:b/>
                <w:bCs/>
                <w:color w:val="FFFFFF"/>
                <w:sz w:val="20"/>
                <w:szCs w:val="20"/>
              </w:rPr>
              <w:t>Code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30C25C21" w14:textId="77777777" w:rsidR="00FD23A2" w:rsidRDefault="00562440">
            <w:r>
              <w:rPr>
                <w:b/>
                <w:bCs/>
                <w:color w:val="FFFFFF"/>
                <w:sz w:val="20"/>
                <w:szCs w:val="20"/>
              </w:rPr>
              <w:t>Unit Price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2B551B0E" w14:textId="77777777" w:rsidR="00FD23A2" w:rsidRDefault="00562440">
            <w:r>
              <w:rPr>
                <w:b/>
                <w:bCs/>
                <w:color w:val="FFFFFF"/>
                <w:sz w:val="20"/>
                <w:szCs w:val="20"/>
              </w:rPr>
              <w:t>Qty</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7AFBC358" w14:textId="77777777" w:rsidR="00FD23A2" w:rsidRDefault="00562440">
            <w:r>
              <w:rPr>
                <w:b/>
                <w:bCs/>
                <w:color w:val="FFFFFF"/>
                <w:sz w:val="20"/>
                <w:szCs w:val="20"/>
              </w:rPr>
              <w:t>Monthly</w:t>
            </w:r>
          </w:p>
        </w:tc>
      </w:tr>
      <w:tr w:rsidR="00FD23A2" w14:paraId="677F515E"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3B8A4F4" w14:textId="77777777" w:rsidR="00FD23A2" w:rsidRDefault="00562440">
            <w:r>
              <w:rPr>
                <w:sz w:val="20"/>
                <w:szCs w:val="20"/>
              </w:rPr>
              <w:t>Backup Storage (TB)</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D9D00F4" w14:textId="77777777" w:rsidR="00FD23A2" w:rsidRDefault="00562440">
            <w:r>
              <w:rPr>
                <w:sz w:val="20"/>
                <w:szCs w:val="20"/>
              </w:rPr>
              <w:t>TB-BSTR</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B3A6217" w14:textId="77777777" w:rsidR="00FD23A2" w:rsidRDefault="00562440">
            <w:r>
              <w:rPr>
                <w:sz w:val="20"/>
                <w:szCs w:val="20"/>
              </w:rPr>
              <w:t>$50.00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9D1D0D6" w14:textId="77777777" w:rsidR="00FD23A2" w:rsidRDefault="00562440">
            <w:r>
              <w:rPr>
                <w:sz w:val="20"/>
                <w:szCs w:val="20"/>
              </w:rPr>
              <w:t>13</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145A2B3" w14:textId="77777777" w:rsidR="00FD23A2" w:rsidRDefault="00562440">
            <w:r>
              <w:rPr>
                <w:sz w:val="20"/>
                <w:szCs w:val="20"/>
              </w:rPr>
              <w:t>$650.00</w:t>
            </w:r>
          </w:p>
        </w:tc>
      </w:tr>
      <w:tr w:rsidR="00FD23A2" w14:paraId="0C725D2D"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A6160AA" w14:textId="77777777" w:rsidR="00FD23A2" w:rsidRDefault="00562440">
            <w:r>
              <w:rPr>
                <w:sz w:val="20"/>
                <w:szCs w:val="20"/>
              </w:rPr>
              <w:t>Veeam One</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4C60CB6" w14:textId="77777777" w:rsidR="00FD23A2" w:rsidRDefault="00562440">
            <w:r>
              <w:rPr>
                <w:sz w:val="20"/>
                <w:szCs w:val="20"/>
              </w:rPr>
              <w:t>VONE</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CE2695F" w14:textId="77777777" w:rsidR="00FD23A2" w:rsidRDefault="00562440">
            <w:r>
              <w:rPr>
                <w:sz w:val="20"/>
                <w:szCs w:val="20"/>
              </w:rPr>
              <w:t>$3.00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4F157BF" w14:textId="77777777" w:rsidR="00FD23A2" w:rsidRDefault="00562440">
            <w:r>
              <w:rPr>
                <w:sz w:val="20"/>
                <w:szCs w:val="20"/>
              </w:rPr>
              <w:t>11</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9C02C5A" w14:textId="77777777" w:rsidR="00FD23A2" w:rsidRDefault="00562440">
            <w:r>
              <w:rPr>
                <w:sz w:val="20"/>
                <w:szCs w:val="20"/>
              </w:rPr>
              <w:t>$33.00</w:t>
            </w:r>
          </w:p>
        </w:tc>
      </w:tr>
      <w:tr w:rsidR="00FD23A2" w14:paraId="7548D156"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A6D5114" w14:textId="77777777" w:rsidR="00FD23A2" w:rsidRDefault="00562440">
            <w:r>
              <w:rPr>
                <w:b/>
                <w:bCs/>
                <w:color w:val="1A1A2E"/>
                <w:sz w:val="20"/>
                <w:szCs w:val="20"/>
              </w:rPr>
              <w:t>Cloud Subtotal</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ECC3BE9"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C235D12"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3B64617"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2ABD64A" w14:textId="77777777" w:rsidR="00FD23A2" w:rsidRDefault="00562440">
            <w:r>
              <w:rPr>
                <w:b/>
                <w:bCs/>
                <w:color w:val="1A1A2E"/>
                <w:sz w:val="20"/>
                <w:szCs w:val="20"/>
              </w:rPr>
              <w:t>$683.00</w:t>
            </w:r>
          </w:p>
        </w:tc>
      </w:tr>
    </w:tbl>
    <w:p w14:paraId="0593C522" w14:textId="77777777" w:rsidR="00FD23A2" w:rsidRDefault="00FD23A2">
      <w:pPr>
        <w:spacing w:before="100"/>
      </w:pPr>
    </w:p>
    <w:p w14:paraId="10FE6A9E" w14:textId="77777777" w:rsidR="00FD23A2" w:rsidRDefault="00562440">
      <w:pPr>
        <w:spacing w:after="60"/>
      </w:pPr>
      <w:r>
        <w:rPr>
          <w:b/>
          <w:bCs/>
          <w:color w:val="1A1A2E"/>
          <w:sz w:val="20"/>
          <w:szCs w:val="20"/>
        </w:rPr>
        <w:t>Network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D23A2" w14:paraId="21247585"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0B4CEAE5" w14:textId="77777777" w:rsidR="00FD23A2" w:rsidRDefault="00562440">
            <w:r>
              <w:rPr>
                <w:b/>
                <w:bCs/>
                <w:color w:val="FFFFFF"/>
                <w:sz w:val="20"/>
                <w:szCs w:val="20"/>
              </w:rPr>
              <w:t>Service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20DC0F36" w14:textId="77777777" w:rsidR="00FD23A2" w:rsidRDefault="00562440">
            <w:r>
              <w:rPr>
                <w:b/>
                <w:bCs/>
                <w:color w:val="FFFFFF"/>
                <w:sz w:val="20"/>
                <w:szCs w:val="20"/>
              </w:rPr>
              <w:t>Code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3540510D" w14:textId="77777777" w:rsidR="00FD23A2" w:rsidRDefault="00562440">
            <w:r>
              <w:rPr>
                <w:b/>
                <w:bCs/>
                <w:color w:val="FFFFFF"/>
                <w:sz w:val="20"/>
                <w:szCs w:val="20"/>
              </w:rPr>
              <w:t>Unit Price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7F722FAB" w14:textId="77777777" w:rsidR="00FD23A2" w:rsidRDefault="00562440">
            <w:r>
              <w:rPr>
                <w:b/>
                <w:bCs/>
                <w:color w:val="FFFFFF"/>
                <w:sz w:val="20"/>
                <w:szCs w:val="20"/>
              </w:rPr>
              <w:t>Qty</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5A9BAC0E" w14:textId="77777777" w:rsidR="00FD23A2" w:rsidRDefault="00562440">
            <w:r>
              <w:rPr>
                <w:b/>
                <w:bCs/>
                <w:color w:val="FFFFFF"/>
                <w:sz w:val="20"/>
                <w:szCs w:val="20"/>
              </w:rPr>
              <w:t>Monthly</w:t>
            </w:r>
          </w:p>
        </w:tc>
      </w:tr>
      <w:tr w:rsidR="00FD23A2" w14:paraId="4EC57AFB"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EBD4064" w14:textId="77777777" w:rsidR="00FD23A2" w:rsidRDefault="00562440">
            <w:r>
              <w:rPr>
                <w:sz w:val="20"/>
                <w:szCs w:val="20"/>
              </w:rPr>
              <w:t>My Ops — Config (Switches)</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D5C0456" w14:textId="77777777" w:rsidR="00FD23A2" w:rsidRDefault="00562440">
            <w:r>
              <w:rPr>
                <w:sz w:val="20"/>
                <w:szCs w:val="20"/>
              </w:rPr>
              <w:t>OPS-BKP</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E1F2013" w14:textId="77777777" w:rsidR="00FD23A2" w:rsidRDefault="00562440">
            <w:r>
              <w:rPr>
                <w:sz w:val="20"/>
                <w:szCs w:val="20"/>
              </w:rPr>
              <w:t>$6.00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B1E41A9" w14:textId="77777777" w:rsidR="00FD23A2" w:rsidRDefault="00562440">
            <w:r>
              <w:rPr>
                <w:sz w:val="20"/>
                <w:szCs w:val="20"/>
              </w:rPr>
              <w:t>3</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2C9B22F" w14:textId="77777777" w:rsidR="00FD23A2" w:rsidRDefault="00562440">
            <w:r>
              <w:rPr>
                <w:sz w:val="20"/>
                <w:szCs w:val="20"/>
              </w:rPr>
              <w:t>$18.00</w:t>
            </w:r>
          </w:p>
        </w:tc>
      </w:tr>
      <w:tr w:rsidR="00FD23A2" w14:paraId="353E7403"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90BDB16" w14:textId="77777777" w:rsidR="00FD23A2" w:rsidRDefault="00562440">
            <w:r>
              <w:rPr>
                <w:sz w:val="20"/>
                <w:szCs w:val="20"/>
              </w:rPr>
              <w:t>Real Time Pen Testing</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6E07DB0" w14:textId="77777777" w:rsidR="00FD23A2" w:rsidRDefault="00562440">
            <w:r>
              <w:rPr>
                <w:sz w:val="20"/>
                <w:szCs w:val="20"/>
              </w:rPr>
              <w:t>RTPT</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D42803D" w14:textId="77777777" w:rsidR="00FD23A2" w:rsidRDefault="00562440">
            <w:r>
              <w:rPr>
                <w:sz w:val="20"/>
                <w:szCs w:val="20"/>
              </w:rPr>
              <w:t>$7.00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B3E5995" w14:textId="77777777" w:rsidR="00FD23A2" w:rsidRDefault="00562440">
            <w:r>
              <w:rPr>
                <w:sz w:val="20"/>
                <w:szCs w:val="20"/>
              </w:rPr>
              <w:t>6</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1FF9687" w14:textId="77777777" w:rsidR="00FD23A2" w:rsidRDefault="00562440">
            <w:r>
              <w:rPr>
                <w:sz w:val="20"/>
                <w:szCs w:val="20"/>
              </w:rPr>
              <w:t>$42.00</w:t>
            </w:r>
          </w:p>
        </w:tc>
      </w:tr>
      <w:tr w:rsidR="00FD23A2" w14:paraId="084BC0AF"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7F56F0E" w14:textId="77777777" w:rsidR="00FD23A2" w:rsidRDefault="00562440">
            <w:r>
              <w:rPr>
                <w:sz w:val="20"/>
                <w:szCs w:val="20"/>
              </w:rPr>
              <w:t>My Ops — Traffic (Firewalls)</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DB24F5D" w14:textId="77777777" w:rsidR="00FD23A2" w:rsidRDefault="00562440">
            <w:r>
              <w:rPr>
                <w:sz w:val="20"/>
                <w:szCs w:val="20"/>
              </w:rPr>
              <w:t>OPS-TR</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C9B967A" w14:textId="77777777" w:rsidR="00FD23A2" w:rsidRDefault="00562440">
            <w:r>
              <w:rPr>
                <w:sz w:val="20"/>
                <w:szCs w:val="20"/>
              </w:rPr>
              <w:t>$14.00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7E88B2F" w14:textId="77777777" w:rsidR="00FD23A2" w:rsidRDefault="00562440">
            <w:r>
              <w:rPr>
                <w:sz w:val="20"/>
                <w:szCs w:val="20"/>
              </w:rPr>
              <w:t>1</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F303AC7" w14:textId="77777777" w:rsidR="00FD23A2" w:rsidRDefault="00562440">
            <w:r>
              <w:rPr>
                <w:sz w:val="20"/>
                <w:szCs w:val="20"/>
              </w:rPr>
              <w:t>$14.00</w:t>
            </w:r>
          </w:p>
        </w:tc>
      </w:tr>
      <w:tr w:rsidR="00FD23A2" w14:paraId="1AAC929A"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D2BABA0" w14:textId="77777777" w:rsidR="00FD23A2" w:rsidRDefault="00562440">
            <w:r>
              <w:rPr>
                <w:sz w:val="20"/>
                <w:szCs w:val="20"/>
              </w:rPr>
              <w:t xml:space="preserve">My Ops — </w:t>
            </w:r>
            <w:proofErr w:type="spellStart"/>
            <w:r>
              <w:rPr>
                <w:sz w:val="20"/>
                <w:szCs w:val="20"/>
              </w:rPr>
              <w:t>Wifi</w:t>
            </w:r>
            <w:proofErr w:type="spellEnd"/>
            <w:r>
              <w:rPr>
                <w:sz w:val="20"/>
                <w:szCs w:val="20"/>
              </w:rPr>
              <w:t xml:space="preserve"> (APs)</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F63FFD9" w14:textId="77777777" w:rsidR="00FD23A2" w:rsidRDefault="00562440">
            <w:r>
              <w:rPr>
                <w:sz w:val="20"/>
                <w:szCs w:val="20"/>
              </w:rPr>
              <w:t>OPS-WF</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A5B2928" w14:textId="77777777" w:rsidR="00FD23A2" w:rsidRDefault="00562440">
            <w:r>
              <w:rPr>
                <w:sz w:val="20"/>
                <w:szCs w:val="20"/>
              </w:rPr>
              <w:t>$1.00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646D127" w14:textId="77777777" w:rsidR="00FD23A2" w:rsidRDefault="00562440">
            <w:r>
              <w:rPr>
                <w:sz w:val="20"/>
                <w:szCs w:val="20"/>
              </w:rPr>
              <w:t>6</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5D2950B" w14:textId="77777777" w:rsidR="00FD23A2" w:rsidRDefault="00562440">
            <w:r>
              <w:rPr>
                <w:sz w:val="20"/>
                <w:szCs w:val="20"/>
              </w:rPr>
              <w:t>$6.00</w:t>
            </w:r>
          </w:p>
        </w:tc>
      </w:tr>
      <w:tr w:rsidR="00FD23A2" w14:paraId="4723FFCC"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980DBFC" w14:textId="77777777" w:rsidR="00FD23A2" w:rsidRDefault="00562440">
            <w:r>
              <w:rPr>
                <w:sz w:val="20"/>
                <w:szCs w:val="20"/>
              </w:rPr>
              <w:t>My Ops — Storage (Disks)</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F843BAD" w14:textId="77777777" w:rsidR="00FD23A2" w:rsidRDefault="00562440">
            <w:r>
              <w:rPr>
                <w:sz w:val="20"/>
                <w:szCs w:val="20"/>
              </w:rPr>
              <w:t>OPS-ST</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EF20941" w14:textId="77777777" w:rsidR="00FD23A2" w:rsidRDefault="00562440">
            <w:r>
              <w:rPr>
                <w:sz w:val="20"/>
                <w:szCs w:val="20"/>
              </w:rPr>
              <w:t>$4.75</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659DF4E" w14:textId="77777777" w:rsidR="00FD23A2" w:rsidRDefault="00562440">
            <w:r>
              <w:rPr>
                <w:sz w:val="20"/>
                <w:szCs w:val="20"/>
              </w:rPr>
              <w:t>2</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0D85AE6" w14:textId="77777777" w:rsidR="00FD23A2" w:rsidRDefault="00562440">
            <w:r>
              <w:rPr>
                <w:sz w:val="20"/>
                <w:szCs w:val="20"/>
              </w:rPr>
              <w:t>$9.50</w:t>
            </w:r>
          </w:p>
        </w:tc>
      </w:tr>
      <w:tr w:rsidR="00FD23A2" w14:paraId="0CAE65B3"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B191192" w14:textId="77777777" w:rsidR="00FD23A2" w:rsidRDefault="00562440">
            <w:r>
              <w:rPr>
                <w:sz w:val="20"/>
                <w:szCs w:val="20"/>
              </w:rPr>
              <w:t>Sophos Firewall Subscription 2C-4G</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BC3ED6D" w14:textId="77777777" w:rsidR="00FD23A2" w:rsidRDefault="00562440">
            <w:r>
              <w:rPr>
                <w:sz w:val="20"/>
                <w:szCs w:val="20"/>
              </w:rPr>
              <w:t>SO-2C4G</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6782AD7" w14:textId="77777777" w:rsidR="00FD23A2" w:rsidRDefault="00562440">
            <w:r>
              <w:rPr>
                <w:sz w:val="20"/>
                <w:szCs w:val="20"/>
              </w:rPr>
              <w:t>$270.00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B105572" w14:textId="77777777" w:rsidR="00FD23A2" w:rsidRDefault="00562440">
            <w:r>
              <w:rPr>
                <w:sz w:val="20"/>
                <w:szCs w:val="20"/>
              </w:rPr>
              <w:t>1</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CAABA01" w14:textId="77777777" w:rsidR="00FD23A2" w:rsidRDefault="00562440">
            <w:r>
              <w:rPr>
                <w:sz w:val="20"/>
                <w:szCs w:val="20"/>
              </w:rPr>
              <w:t>$270.00</w:t>
            </w:r>
          </w:p>
        </w:tc>
      </w:tr>
      <w:tr w:rsidR="00FD23A2" w14:paraId="0E87B394"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9803362" w14:textId="77777777" w:rsidR="00FD23A2" w:rsidRDefault="00562440">
            <w:r>
              <w:rPr>
                <w:sz w:val="20"/>
                <w:szCs w:val="20"/>
              </w:rPr>
              <w:t>MPC Edge Appliance (16GB/8 cores/512GB)</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64008A5" w14:textId="77777777" w:rsidR="00FD23A2" w:rsidRDefault="00562440">
            <w:r>
              <w:rPr>
                <w:sz w:val="20"/>
                <w:szCs w:val="20"/>
              </w:rPr>
              <w:t>Edge-16M</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1989E2C" w14:textId="77777777" w:rsidR="00FD23A2" w:rsidRDefault="00562440">
            <w:r>
              <w:rPr>
                <w:sz w:val="20"/>
                <w:szCs w:val="20"/>
              </w:rPr>
              <w:t>$100.00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6F8DDF8" w14:textId="77777777" w:rsidR="00FD23A2" w:rsidRDefault="00562440">
            <w:r>
              <w:rPr>
                <w:sz w:val="20"/>
                <w:szCs w:val="20"/>
              </w:rPr>
              <w:t>1</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46840B8" w14:textId="77777777" w:rsidR="00FD23A2" w:rsidRDefault="00562440">
            <w:r>
              <w:rPr>
                <w:sz w:val="20"/>
                <w:szCs w:val="20"/>
              </w:rPr>
              <w:t>$100.00</w:t>
            </w:r>
          </w:p>
        </w:tc>
      </w:tr>
      <w:tr w:rsidR="00FD23A2" w14:paraId="39C1238C"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700FB5A" w14:textId="77777777" w:rsidR="00FD23A2" w:rsidRDefault="00562440">
            <w:r>
              <w:rPr>
                <w:b/>
                <w:bCs/>
                <w:color w:val="1A1A2E"/>
                <w:sz w:val="20"/>
                <w:szCs w:val="20"/>
              </w:rPr>
              <w:t>Network Subtotal</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BB76337"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56625AC"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AC01884"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6796269" w14:textId="77777777" w:rsidR="00FD23A2" w:rsidRDefault="00562440">
            <w:r>
              <w:rPr>
                <w:b/>
                <w:bCs/>
                <w:color w:val="1A1A2E"/>
                <w:sz w:val="20"/>
                <w:szCs w:val="20"/>
              </w:rPr>
              <w:t>$459.50</w:t>
            </w:r>
          </w:p>
        </w:tc>
      </w:tr>
    </w:tbl>
    <w:p w14:paraId="417D7DB0" w14:textId="77777777" w:rsidR="00FD23A2" w:rsidRDefault="00FD23A2">
      <w:pPr>
        <w:spacing w:before="100"/>
      </w:pPr>
    </w:p>
    <w:p w14:paraId="064B9BE3" w14:textId="77777777" w:rsidR="00FD23A2" w:rsidRDefault="00562440">
      <w:pPr>
        <w:spacing w:after="60"/>
      </w:pPr>
      <w:r>
        <w:rPr>
          <w:b/>
          <w:bCs/>
          <w:color w:val="1A1A2E"/>
          <w:sz w:val="20"/>
          <w:szCs w:val="20"/>
        </w:rPr>
        <w:t>Email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D23A2" w14:paraId="27658F79"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1DA809DD" w14:textId="77777777" w:rsidR="00FD23A2" w:rsidRDefault="00562440">
            <w:r>
              <w:rPr>
                <w:b/>
                <w:bCs/>
                <w:color w:val="FFFFFF"/>
                <w:sz w:val="20"/>
                <w:szCs w:val="20"/>
              </w:rPr>
              <w:lastRenderedPageBreak/>
              <w:t>Service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528F382E" w14:textId="77777777" w:rsidR="00FD23A2" w:rsidRDefault="00562440">
            <w:r>
              <w:rPr>
                <w:b/>
                <w:bCs/>
                <w:color w:val="FFFFFF"/>
                <w:sz w:val="20"/>
                <w:szCs w:val="20"/>
              </w:rPr>
              <w:t>Code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5B6B0ED5" w14:textId="77777777" w:rsidR="00FD23A2" w:rsidRDefault="00562440">
            <w:r>
              <w:rPr>
                <w:b/>
                <w:bCs/>
                <w:color w:val="FFFFFF"/>
                <w:sz w:val="20"/>
                <w:szCs w:val="20"/>
              </w:rPr>
              <w:t>Unit Price</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3524DE37" w14:textId="77777777" w:rsidR="00FD23A2" w:rsidRDefault="00562440">
            <w:r>
              <w:rPr>
                <w:b/>
                <w:bCs/>
                <w:color w:val="FFFFFF"/>
                <w:sz w:val="20"/>
                <w:szCs w:val="20"/>
              </w:rPr>
              <w:t>Qty</w:t>
            </w:r>
          </w:p>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626DBFD7" w14:textId="77777777" w:rsidR="00FD23A2" w:rsidRDefault="00562440">
            <w:r>
              <w:rPr>
                <w:b/>
                <w:bCs/>
                <w:color w:val="FFFFFF"/>
                <w:sz w:val="20"/>
                <w:szCs w:val="20"/>
              </w:rPr>
              <w:t>Monthly</w:t>
            </w:r>
          </w:p>
        </w:tc>
      </w:tr>
      <w:tr w:rsidR="00FD23A2" w14:paraId="43781AC2"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E3DCBCD" w14:textId="77777777" w:rsidR="00FD23A2" w:rsidRDefault="00562440">
            <w:r>
              <w:rPr>
                <w:sz w:val="20"/>
                <w:szCs w:val="20"/>
              </w:rPr>
              <w:t>Site Assessment</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3C0762E" w14:textId="77777777" w:rsidR="00FD23A2" w:rsidRDefault="00562440">
            <w:r>
              <w:rPr>
                <w:sz w:val="20"/>
                <w:szCs w:val="20"/>
              </w:rPr>
              <w:t>SA</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9827C2F" w14:textId="77777777" w:rsidR="00FD23A2" w:rsidRDefault="00562440">
            <w:r>
              <w:rPr>
                <w:sz w:val="20"/>
                <w:szCs w:val="20"/>
              </w:rPr>
              <w:t>$50.00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DE2D6C4" w14:textId="77777777" w:rsidR="00FD23A2" w:rsidRDefault="00562440">
            <w:r>
              <w:rPr>
                <w:sz w:val="20"/>
                <w:szCs w:val="20"/>
              </w:rPr>
              <w:t>1</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255DFD0" w14:textId="77777777" w:rsidR="00FD23A2" w:rsidRDefault="00562440">
            <w:r>
              <w:rPr>
                <w:sz w:val="20"/>
                <w:szCs w:val="20"/>
              </w:rPr>
              <w:t>$50.00</w:t>
            </w:r>
          </w:p>
        </w:tc>
      </w:tr>
      <w:tr w:rsidR="00FD23A2" w14:paraId="0C57108E"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1A76967" w14:textId="77777777" w:rsidR="00FD23A2" w:rsidRDefault="00562440">
            <w:r>
              <w:rPr>
                <w:sz w:val="20"/>
                <w:szCs w:val="20"/>
              </w:rPr>
              <w:t>DMARC/DKIM</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E8387F5" w14:textId="77777777" w:rsidR="00FD23A2" w:rsidRDefault="00562440">
            <w:r>
              <w:rPr>
                <w:sz w:val="20"/>
                <w:szCs w:val="20"/>
              </w:rPr>
              <w:t>DKIM</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7039F70" w14:textId="77777777" w:rsidR="00FD23A2" w:rsidRDefault="00562440">
            <w:r>
              <w:rPr>
                <w:sz w:val="20"/>
                <w:szCs w:val="20"/>
              </w:rPr>
              <w:t>$20.00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10878EF" w14:textId="77777777" w:rsidR="00FD23A2" w:rsidRDefault="00562440">
            <w:r>
              <w:rPr>
                <w:sz w:val="20"/>
                <w:szCs w:val="20"/>
              </w:rPr>
              <w:t>1</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D143C37" w14:textId="77777777" w:rsidR="00FD23A2" w:rsidRDefault="00562440">
            <w:r>
              <w:rPr>
                <w:sz w:val="20"/>
                <w:szCs w:val="20"/>
              </w:rPr>
              <w:t>$20.00</w:t>
            </w:r>
          </w:p>
        </w:tc>
      </w:tr>
      <w:tr w:rsidR="00FD23A2" w14:paraId="73590065"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322D3C2" w14:textId="77777777" w:rsidR="00FD23A2" w:rsidRDefault="00562440">
            <w:r>
              <w:rPr>
                <w:sz w:val="20"/>
                <w:szCs w:val="20"/>
              </w:rPr>
              <w:t>Anti-Spam Standard</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A22677B" w14:textId="77777777" w:rsidR="00FD23A2" w:rsidRDefault="00562440">
            <w:r>
              <w:rPr>
                <w:sz w:val="20"/>
                <w:szCs w:val="20"/>
              </w:rPr>
              <w:t>ASA</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4E8C7C1" w14:textId="77777777" w:rsidR="00FD23A2" w:rsidRDefault="00562440">
            <w:r>
              <w:rPr>
                <w:sz w:val="20"/>
                <w:szCs w:val="20"/>
              </w:rPr>
              <w:t>$6.25</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1442170" w14:textId="77777777" w:rsidR="00FD23A2" w:rsidRDefault="00562440">
            <w:r>
              <w:rPr>
                <w:sz w:val="20"/>
                <w:szCs w:val="20"/>
              </w:rPr>
              <w:t>83</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DC395DD" w14:textId="77777777" w:rsidR="00FD23A2" w:rsidRDefault="00562440">
            <w:r>
              <w:rPr>
                <w:sz w:val="20"/>
                <w:szCs w:val="20"/>
              </w:rPr>
              <w:t>$518.75</w:t>
            </w:r>
          </w:p>
        </w:tc>
      </w:tr>
      <w:tr w:rsidR="00FD23A2" w14:paraId="38D0C967"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8711CFA" w14:textId="77777777" w:rsidR="00FD23A2" w:rsidRDefault="00562440">
            <w:r>
              <w:rPr>
                <w:sz w:val="20"/>
                <w:szCs w:val="20"/>
              </w:rPr>
              <w:t>Phishing Training</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6716714" w14:textId="77777777" w:rsidR="00FD23A2" w:rsidRDefault="00562440">
            <w:r>
              <w:rPr>
                <w:sz w:val="20"/>
                <w:szCs w:val="20"/>
              </w:rPr>
              <w:t>PHT</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78C5650" w14:textId="77777777" w:rsidR="00FD23A2" w:rsidRDefault="00562440">
            <w:r>
              <w:rPr>
                <w:sz w:val="20"/>
                <w:szCs w:val="20"/>
              </w:rPr>
              <w:t>$6.00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DD8120E" w14:textId="77777777" w:rsidR="00FD23A2" w:rsidRDefault="00562440">
            <w:r>
              <w:rPr>
                <w:sz w:val="20"/>
                <w:szCs w:val="20"/>
              </w:rPr>
              <w:t>85</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5397880" w14:textId="77777777" w:rsidR="00FD23A2" w:rsidRDefault="00562440">
            <w:r>
              <w:rPr>
                <w:sz w:val="20"/>
                <w:szCs w:val="20"/>
              </w:rPr>
              <w:t>$510.00</w:t>
            </w:r>
          </w:p>
        </w:tc>
      </w:tr>
      <w:tr w:rsidR="00FD23A2" w14:paraId="1C7DF84B"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CCB347B" w14:textId="77777777" w:rsidR="00FD23A2" w:rsidRDefault="00562440">
            <w:r>
              <w:rPr>
                <w:sz w:val="20"/>
                <w:szCs w:val="20"/>
              </w:rPr>
              <w:t>Veeam 365</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AA93823" w14:textId="77777777" w:rsidR="00FD23A2" w:rsidRDefault="00562440">
            <w:r>
              <w:rPr>
                <w:sz w:val="20"/>
                <w:szCs w:val="20"/>
              </w:rPr>
              <w:t>V365</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8DB6E4F" w14:textId="77777777" w:rsidR="00FD23A2" w:rsidRDefault="00562440">
            <w:r>
              <w:rPr>
                <w:sz w:val="20"/>
                <w:szCs w:val="20"/>
              </w:rPr>
              <w:t>$2.50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5238D24" w14:textId="77777777" w:rsidR="00FD23A2" w:rsidRDefault="00562440">
            <w:r>
              <w:rPr>
                <w:sz w:val="20"/>
                <w:szCs w:val="20"/>
              </w:rPr>
              <w:t>110</w:t>
            </w:r>
          </w:p>
        </w:tc>
        <w:tc>
          <w:tcPr>
            <w:tcW w:w="1872"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FEA59A5" w14:textId="77777777" w:rsidR="00FD23A2" w:rsidRDefault="00562440">
            <w:r>
              <w:rPr>
                <w:sz w:val="20"/>
                <w:szCs w:val="20"/>
              </w:rPr>
              <w:t>$275.00</w:t>
            </w:r>
          </w:p>
        </w:tc>
      </w:tr>
      <w:tr w:rsidR="00FD23A2" w14:paraId="16F0A3C1"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7AB178F" w14:textId="77777777" w:rsidR="00FD23A2" w:rsidRDefault="00562440">
            <w:r>
              <w:rPr>
                <w:sz w:val="20"/>
                <w:szCs w:val="20"/>
              </w:rPr>
              <w:t>My Disk</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9B39945" w14:textId="77777777" w:rsidR="00FD23A2" w:rsidRDefault="00562440">
            <w:r>
              <w:rPr>
                <w:sz w:val="20"/>
                <w:szCs w:val="20"/>
              </w:rPr>
              <w:t>MDU</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A0BE17B" w14:textId="77777777" w:rsidR="00FD23A2" w:rsidRDefault="00562440">
            <w:r>
              <w:rPr>
                <w:sz w:val="20"/>
                <w:szCs w:val="20"/>
              </w:rPr>
              <w:t>$16.00</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4D5F75D" w14:textId="77777777" w:rsidR="00FD23A2" w:rsidRDefault="00562440">
            <w:r>
              <w:rPr>
                <w:sz w:val="20"/>
                <w:szCs w:val="20"/>
              </w:rPr>
              <w:t>1</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F7F6FCB" w14:textId="77777777" w:rsidR="00FD23A2" w:rsidRDefault="00562440">
            <w:r>
              <w:rPr>
                <w:sz w:val="20"/>
                <w:szCs w:val="20"/>
              </w:rPr>
              <w:t>$16.00</w:t>
            </w:r>
          </w:p>
        </w:tc>
      </w:tr>
      <w:tr w:rsidR="00FD23A2" w14:paraId="4496EFBF"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8C6D0E5" w14:textId="77777777" w:rsidR="00FD23A2" w:rsidRDefault="00562440">
            <w:r>
              <w:rPr>
                <w:b/>
                <w:bCs/>
                <w:color w:val="1A1A2E"/>
                <w:sz w:val="20"/>
                <w:szCs w:val="20"/>
              </w:rPr>
              <w:t>Email Subtotal</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E48BA5B"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72214BD"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1829536"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9A330E1" w14:textId="77777777" w:rsidR="00FD23A2" w:rsidRDefault="00562440">
            <w:r>
              <w:rPr>
                <w:b/>
                <w:bCs/>
                <w:color w:val="1A1A2E"/>
                <w:sz w:val="20"/>
                <w:szCs w:val="20"/>
              </w:rPr>
              <w:t>$1,389.75</w:t>
            </w:r>
          </w:p>
        </w:tc>
      </w:tr>
    </w:tbl>
    <w:p w14:paraId="6D783B37" w14:textId="77777777" w:rsidR="00FD23A2" w:rsidRDefault="00FD23A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D23A2" w14:paraId="4FDE0E37"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38849C1A"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5265534E"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1439CA94"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081D512F"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67C01B23" w14:textId="77777777" w:rsidR="00FD23A2" w:rsidRDefault="00FD23A2"/>
        </w:tc>
      </w:tr>
      <w:tr w:rsidR="00FD23A2" w14:paraId="4F3B54D0" w14:textId="77777777">
        <w:tblPrEx>
          <w:tblCellMar>
            <w:top w:w="0" w:type="dxa"/>
            <w:bottom w:w="0" w:type="dxa"/>
          </w:tblCellMar>
        </w:tblPrEx>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4D44187" w14:textId="77777777" w:rsidR="00FD23A2" w:rsidRDefault="00562440">
            <w:r>
              <w:rPr>
                <w:b/>
                <w:bCs/>
                <w:color w:val="1A1A2E"/>
                <w:sz w:val="20"/>
                <w:szCs w:val="20"/>
              </w:rPr>
              <w:t>TOTAL MONTHLY ONLINE SERVICES</w:t>
            </w:r>
          </w:p>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DE2A0F3"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A455A00"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19A9609" w14:textId="77777777" w:rsidR="00FD23A2" w:rsidRDefault="00FD23A2"/>
        </w:tc>
        <w:tc>
          <w:tcPr>
            <w:tcW w:w="1872"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27A7731" w14:textId="77777777" w:rsidR="00FD23A2" w:rsidRDefault="00562440">
            <w:r>
              <w:rPr>
                <w:b/>
                <w:bCs/>
                <w:color w:val="1A1A2E"/>
                <w:sz w:val="20"/>
                <w:szCs w:val="20"/>
              </w:rPr>
              <w:t>$4,045.25</w:t>
            </w:r>
          </w:p>
        </w:tc>
      </w:tr>
    </w:tbl>
    <w:p w14:paraId="323195E1" w14:textId="77777777" w:rsidR="00FD23A2" w:rsidRDefault="00FD23A2">
      <w:pPr>
        <w:spacing w:before="2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4560"/>
        <w:gridCol w:w="4680"/>
      </w:tblGrid>
      <w:tr w:rsidR="00FD23A2" w14:paraId="4661576D" w14:textId="77777777">
        <w:tblPrEx>
          <w:tblCellMar>
            <w:top w:w="0" w:type="dxa"/>
            <w:bottom w:w="0" w:type="dxa"/>
          </w:tblCellMar>
        </w:tblPrEx>
        <w:tc>
          <w:tcPr>
            <w:tcW w:w="120" w:type="dxa"/>
            <w:shd w:val="clear" w:color="auto" w:fill="006DB6"/>
          </w:tcPr>
          <w:p w14:paraId="334FA085" w14:textId="77777777" w:rsidR="00FD23A2" w:rsidRDefault="00FD23A2"/>
        </w:tc>
        <w:tc>
          <w:tcPr>
            <w:tcW w:w="9240" w:type="dxa"/>
            <w:gridSpan w:val="2"/>
            <w:tcMar>
              <w:top w:w="80" w:type="dxa"/>
              <w:left w:w="160" w:type="dxa"/>
              <w:bottom w:w="80" w:type="dxa"/>
              <w:right w:w="0" w:type="dxa"/>
            </w:tcMar>
          </w:tcPr>
          <w:p w14:paraId="10CDE89C" w14:textId="77777777" w:rsidR="00FD23A2" w:rsidRDefault="00562440">
            <w:r>
              <w:rPr>
                <w:b/>
                <w:bCs/>
                <w:color w:val="006DB6"/>
                <w:sz w:val="28"/>
                <w:szCs w:val="28"/>
              </w:rPr>
              <w:t>1.4 Service Levels</w:t>
            </w:r>
          </w:p>
        </w:tc>
      </w:tr>
      <w:tr w:rsidR="00FD23A2" w14:paraId="319BFB92"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1F63D7A0" w14:textId="77777777" w:rsidR="00FD23A2" w:rsidRDefault="00562440">
            <w:r>
              <w:rPr>
                <w:b/>
                <w:bCs/>
                <w:color w:val="FFFFFF"/>
                <w:sz w:val="20"/>
                <w:szCs w:val="20"/>
              </w:rPr>
              <w:t>Service Level</w:t>
            </w:r>
          </w:p>
        </w:tc>
        <w:tc>
          <w:tcPr>
            <w:tcW w:w="4680"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5453E599" w14:textId="77777777" w:rsidR="00FD23A2" w:rsidRDefault="00562440">
            <w:r>
              <w:rPr>
                <w:b/>
                <w:bCs/>
                <w:color w:val="FFFFFF"/>
                <w:sz w:val="20"/>
                <w:szCs w:val="20"/>
              </w:rPr>
              <w:t>Target</w:t>
            </w:r>
          </w:p>
        </w:tc>
      </w:tr>
      <w:tr w:rsidR="00FD23A2" w14:paraId="03D69E3B"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80ED379" w14:textId="77777777" w:rsidR="00FD23A2" w:rsidRDefault="00562440">
            <w:r>
              <w:rPr>
                <w:sz w:val="20"/>
                <w:szCs w:val="20"/>
              </w:rPr>
              <w:t>Infrastructure Uptime</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BD3B513" w14:textId="77777777" w:rsidR="00FD23A2" w:rsidRDefault="00562440">
            <w:r>
              <w:rPr>
                <w:sz w:val="20"/>
                <w:szCs w:val="20"/>
              </w:rPr>
              <w:t>99.9% monthly (excluding scheduled maintenance)</w:t>
            </w:r>
          </w:p>
        </w:tc>
      </w:tr>
      <w:tr w:rsidR="00FD23A2" w14:paraId="6BF6650F"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B80E884" w14:textId="77777777" w:rsidR="00FD23A2" w:rsidRDefault="00562440">
            <w:r>
              <w:rPr>
                <w:sz w:val="20"/>
                <w:szCs w:val="20"/>
              </w:rPr>
              <w:t>Scheduled Maintenance</w:t>
            </w:r>
          </w:p>
        </w:tc>
        <w:tc>
          <w:tcPr>
            <w:tcW w:w="468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B64FACC" w14:textId="77777777" w:rsidR="00FD23A2" w:rsidRDefault="00562440">
            <w:r>
              <w:rPr>
                <w:sz w:val="20"/>
                <w:szCs w:val="20"/>
              </w:rPr>
              <w:t>Tuesday evenings and Saturdays (with advance notice)</w:t>
            </w:r>
          </w:p>
        </w:tc>
      </w:tr>
      <w:tr w:rsidR="00FD23A2" w14:paraId="6D901CF3"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68FE184" w14:textId="77777777" w:rsidR="00FD23A2" w:rsidRDefault="00562440">
            <w:r>
              <w:rPr>
                <w:sz w:val="20"/>
                <w:szCs w:val="20"/>
              </w:rPr>
              <w:t>Critical Incident Response</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38CB628A" w14:textId="77777777" w:rsidR="00FD23A2" w:rsidRDefault="00562440">
            <w:r>
              <w:rPr>
                <w:sz w:val="20"/>
                <w:szCs w:val="20"/>
              </w:rPr>
              <w:t>Within 1 hour of notification</w:t>
            </w:r>
          </w:p>
        </w:tc>
      </w:tr>
      <w:tr w:rsidR="00FD23A2" w14:paraId="63CD4FBF"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CB387CB" w14:textId="77777777" w:rsidR="00FD23A2" w:rsidRDefault="00562440">
            <w:r>
              <w:rPr>
                <w:sz w:val="20"/>
                <w:szCs w:val="20"/>
              </w:rPr>
              <w:t>Standard Support Response</w:t>
            </w:r>
          </w:p>
        </w:tc>
        <w:tc>
          <w:tcPr>
            <w:tcW w:w="468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E6D57C8" w14:textId="77777777" w:rsidR="00FD23A2" w:rsidRDefault="00562440">
            <w:r>
              <w:rPr>
                <w:sz w:val="20"/>
                <w:szCs w:val="20"/>
              </w:rPr>
              <w:t>Within 4 business hours</w:t>
            </w:r>
          </w:p>
        </w:tc>
      </w:tr>
      <w:tr w:rsidR="00FD23A2" w14:paraId="5D103695"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6794626" w14:textId="77777777" w:rsidR="00FD23A2" w:rsidRDefault="00562440">
            <w:r>
              <w:rPr>
                <w:sz w:val="20"/>
                <w:szCs w:val="20"/>
              </w:rPr>
              <w:t>Emergency Maintenance</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5851200" w14:textId="77777777" w:rsidR="00FD23A2" w:rsidRDefault="00562440">
            <w:r>
              <w:rPr>
                <w:sz w:val="20"/>
                <w:szCs w:val="20"/>
              </w:rPr>
              <w:t>As needed with reasonable notice</w:t>
            </w:r>
          </w:p>
        </w:tc>
      </w:tr>
    </w:tbl>
    <w:p w14:paraId="520ACEE4" w14:textId="77777777" w:rsidR="00FD23A2" w:rsidRDefault="00FD23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1DC52F5B" w14:textId="77777777">
        <w:tblPrEx>
          <w:tblCellMar>
            <w:top w:w="0" w:type="dxa"/>
            <w:bottom w:w="0" w:type="dxa"/>
          </w:tblCellMar>
        </w:tblPrEx>
        <w:tc>
          <w:tcPr>
            <w:tcW w:w="120" w:type="dxa"/>
            <w:shd w:val="clear" w:color="auto" w:fill="006DB6"/>
          </w:tcPr>
          <w:p w14:paraId="03AFD5BA" w14:textId="77777777" w:rsidR="00FD23A2" w:rsidRDefault="00FD23A2"/>
        </w:tc>
        <w:tc>
          <w:tcPr>
            <w:tcW w:w="9240" w:type="dxa"/>
            <w:tcMar>
              <w:top w:w="80" w:type="dxa"/>
              <w:left w:w="160" w:type="dxa"/>
              <w:bottom w:w="80" w:type="dxa"/>
              <w:right w:w="0" w:type="dxa"/>
            </w:tcMar>
          </w:tcPr>
          <w:p w14:paraId="0BA6EC55" w14:textId="77777777" w:rsidR="00FD23A2" w:rsidRDefault="00562440">
            <w:r>
              <w:rPr>
                <w:b/>
                <w:bCs/>
                <w:color w:val="006DB6"/>
                <w:sz w:val="28"/>
                <w:szCs w:val="28"/>
              </w:rPr>
              <w:t>1.4a Service Level Remedies</w:t>
            </w:r>
          </w:p>
        </w:tc>
      </w:tr>
    </w:tbl>
    <w:p w14:paraId="30B66B8F" w14:textId="77777777" w:rsidR="00FD23A2" w:rsidRDefault="00562440">
      <w:pPr>
        <w:spacing w:after="60"/>
      </w:pPr>
      <w:r>
        <w:rPr>
          <w:b/>
          <w:bCs/>
          <w:color w:val="006DB6"/>
        </w:rPr>
        <w:t xml:space="preserve">(a) </w:t>
      </w:r>
      <w:r>
        <w:t xml:space="preserve">Service Credits. If </w:t>
      </w:r>
      <w:proofErr w:type="spellStart"/>
      <w:r>
        <w:t>Technijian</w:t>
      </w:r>
      <w:proofErr w:type="spellEnd"/>
      <w:r>
        <w:t xml:space="preserve">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14:paraId="61491AF3" w14:textId="77777777" w:rsidR="00FD23A2" w:rsidRDefault="00562440">
      <w:pPr>
        <w:spacing w:after="60"/>
      </w:pPr>
      <w:r>
        <w:rPr>
          <w:b/>
          <w:bCs/>
          <w:color w:val="006DB6"/>
        </w:rPr>
        <w:lastRenderedPageBreak/>
        <w:t xml:space="preserve">(b) </w:t>
      </w:r>
      <w:r>
        <w:t xml:space="preserve">Chronic Failure. If </w:t>
      </w:r>
      <w:proofErr w:type="spellStart"/>
      <w:r>
        <w:t>Technijian</w:t>
      </w:r>
      <w:proofErr w:type="spellEnd"/>
      <w:r>
        <w:t xml:space="preserve"> fails to meet the Infrastructure Uptime target for three (3) or more consecutive months, Client shall have the right to terminate the affected service without penalty </w:t>
      </w:r>
      <w:proofErr w:type="gramStart"/>
      <w:r>
        <w:t>upon thirty (30) days</w:t>
      </w:r>
      <w:proofErr w:type="gramEnd"/>
      <w:r>
        <w:t xml:space="preserve"> written notice.</w:t>
      </w:r>
    </w:p>
    <w:p w14:paraId="4C9BB97D" w14:textId="77777777" w:rsidR="00FD23A2" w:rsidRDefault="00562440">
      <w:pPr>
        <w:spacing w:after="60"/>
      </w:pPr>
      <w:r>
        <w:rPr>
          <w:b/>
          <w:bCs/>
          <w:color w:val="006DB6"/>
        </w:rPr>
        <w:t xml:space="preserve">(c) </w:t>
      </w:r>
      <w:r>
        <w:t xml:space="preserve">Credit Requests. To receive a service credit, Client must submit a written request within thirty (30) days of the end of the affected month. Service credits shall be applied </w:t>
      </w:r>
      <w:proofErr w:type="gramStart"/>
      <w:r>
        <w:t>against</w:t>
      </w:r>
      <w:proofErr w:type="gramEnd"/>
      <w:r>
        <w:t xml:space="preserve"> future invoices and shall not be paid as cash refunds.</w:t>
      </w:r>
    </w:p>
    <w:p w14:paraId="0D27C8C1" w14:textId="77777777" w:rsidR="00FD23A2" w:rsidRDefault="00562440">
      <w:pPr>
        <w:spacing w:after="60"/>
      </w:pPr>
      <w:r>
        <w:rPr>
          <w:b/>
          <w:bCs/>
          <w:color w:val="006DB6"/>
        </w:rPr>
        <w:t xml:space="preserve">(d) </w:t>
      </w:r>
      <w:r>
        <w:t xml:space="preserve">Exclusions. Service level targets and remedies do not apply during scheduled maintenance windows, force majeure events, or outages caused by Client’s actions, third-party services not managed by </w:t>
      </w:r>
      <w:proofErr w:type="spellStart"/>
      <w:r>
        <w:t>Technijian</w:t>
      </w:r>
      <w:proofErr w:type="spellEnd"/>
      <w:r>
        <w:t xml:space="preserve">, or factors outside </w:t>
      </w:r>
      <w:proofErr w:type="spellStart"/>
      <w:r>
        <w:t>Technijian’s</w:t>
      </w:r>
      <w:proofErr w:type="spellEnd"/>
      <w:r>
        <w:t xml:space="preserve"> reasonable control.</w:t>
      </w:r>
    </w:p>
    <w:p w14:paraId="4A4D4D82" w14:textId="77777777" w:rsidR="00FD23A2" w:rsidRDefault="00562440">
      <w:pPr>
        <w:spacing w:after="60"/>
      </w:pPr>
      <w:r>
        <w:rPr>
          <w:b/>
          <w:bCs/>
          <w:color w:val="006DB6"/>
        </w:rPr>
        <w:t xml:space="preserve">(e) </w:t>
      </w:r>
      <w:r>
        <w:t xml:space="preserve">Sole Remedy. Service credits under this Section 1.4a are Client’s sole and exclusive remedy for </w:t>
      </w:r>
      <w:proofErr w:type="spellStart"/>
      <w:r>
        <w:t>Technijian’s</w:t>
      </w:r>
      <w:proofErr w:type="spellEnd"/>
      <w:r>
        <w:t xml:space="preserve"> failure to meet the applicable service levels.</w:t>
      </w:r>
    </w:p>
    <w:p w14:paraId="12A35350" w14:textId="77777777" w:rsidR="00FD23A2" w:rsidRDefault="00FD23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533BF820" w14:textId="77777777">
        <w:tblPrEx>
          <w:tblCellMar>
            <w:top w:w="0" w:type="dxa"/>
            <w:bottom w:w="0" w:type="dxa"/>
          </w:tblCellMar>
        </w:tblPrEx>
        <w:tc>
          <w:tcPr>
            <w:tcW w:w="120" w:type="dxa"/>
            <w:shd w:val="clear" w:color="auto" w:fill="006DB6"/>
          </w:tcPr>
          <w:p w14:paraId="1EBFEACC" w14:textId="77777777" w:rsidR="00FD23A2" w:rsidRDefault="00FD23A2"/>
        </w:tc>
        <w:tc>
          <w:tcPr>
            <w:tcW w:w="9240" w:type="dxa"/>
            <w:tcMar>
              <w:top w:w="80" w:type="dxa"/>
              <w:left w:w="160" w:type="dxa"/>
              <w:bottom w:w="80" w:type="dxa"/>
              <w:right w:w="0" w:type="dxa"/>
            </w:tcMar>
          </w:tcPr>
          <w:p w14:paraId="439F5991" w14:textId="77777777" w:rsidR="00FD23A2" w:rsidRDefault="00562440">
            <w:r>
              <w:rPr>
                <w:b/>
                <w:bCs/>
                <w:color w:val="006DB6"/>
                <w:sz w:val="28"/>
                <w:szCs w:val="28"/>
              </w:rPr>
              <w:t>1.5 Monitoring and Reporting</w:t>
            </w:r>
          </w:p>
        </w:tc>
      </w:tr>
    </w:tbl>
    <w:p w14:paraId="3EAAC568" w14:textId="77777777" w:rsidR="00FD23A2" w:rsidRDefault="00562440">
      <w:pPr>
        <w:spacing w:after="120"/>
      </w:pPr>
      <w:proofErr w:type="spellStart"/>
      <w:r>
        <w:t>Technijian</w:t>
      </w:r>
      <w:proofErr w:type="spellEnd"/>
      <w:r>
        <w:t xml:space="preserve"> shall provide:</w:t>
      </w:r>
    </w:p>
    <w:p w14:paraId="38640232" w14:textId="77777777" w:rsidR="00FD23A2" w:rsidRDefault="00562440">
      <w:pPr>
        <w:spacing w:after="60"/>
      </w:pPr>
      <w:r>
        <w:rPr>
          <w:b/>
          <w:bCs/>
          <w:color w:val="006DB6"/>
        </w:rPr>
        <w:t xml:space="preserve">(a) </w:t>
      </w:r>
      <w:r>
        <w:t xml:space="preserve">24/7 monitoring of Client’s infrastructure included in the Service </w:t>
      </w:r>
      <w:proofErr w:type="gramStart"/>
      <w:r>
        <w:t>Order;</w:t>
      </w:r>
      <w:proofErr w:type="gramEnd"/>
    </w:p>
    <w:p w14:paraId="6FB502B7" w14:textId="77777777" w:rsidR="00FD23A2" w:rsidRDefault="00562440">
      <w:pPr>
        <w:spacing w:after="60"/>
      </w:pPr>
      <w:r>
        <w:rPr>
          <w:b/>
          <w:bCs/>
          <w:color w:val="006DB6"/>
        </w:rPr>
        <w:t xml:space="preserve">(b) </w:t>
      </w:r>
      <w:r>
        <w:t>Monthly service reports summarizing uptime, incidents, and support activity; and</w:t>
      </w:r>
    </w:p>
    <w:p w14:paraId="0E361C6C" w14:textId="77777777" w:rsidR="00FD23A2" w:rsidRDefault="00562440">
      <w:pPr>
        <w:spacing w:after="60"/>
      </w:pPr>
      <w:r>
        <w:rPr>
          <w:b/>
          <w:bCs/>
          <w:color w:val="006DB6"/>
        </w:rPr>
        <w:t xml:space="preserve">(c) </w:t>
      </w:r>
      <w:r>
        <w:t>Quarterly service reviews with Client’s designated representative.</w:t>
      </w:r>
    </w:p>
    <w:p w14:paraId="4CED0B1D" w14:textId="77777777" w:rsidR="00FD23A2" w:rsidRDefault="00562440">
      <w:pPr>
        <w:spacing w:after="60"/>
      </w:pPr>
      <w:r>
        <w:rPr>
          <w:b/>
          <w:bCs/>
          <w:color w:val="006DB6"/>
        </w:rPr>
        <w:t xml:space="preserve">(d) </w:t>
      </w:r>
      <w:r>
        <w:t xml:space="preserve">Escalation Path. Support requests shall be escalated as follows: Tier 1 (initial </w:t>
      </w:r>
      <w:proofErr w:type="gramStart"/>
      <w:r>
        <w:t>response) —</w:t>
      </w:r>
      <w:proofErr w:type="gramEnd"/>
      <w:r>
        <w:t xml:space="preserve"> assigned technician; Tier 2 (within 4 hours if </w:t>
      </w:r>
      <w:proofErr w:type="gramStart"/>
      <w:r>
        <w:t>unresolved) —</w:t>
      </w:r>
      <w:proofErr w:type="gramEnd"/>
      <w:r>
        <w:t xml:space="preserve"> senior engineer or team </w:t>
      </w:r>
      <w:proofErr w:type="gramStart"/>
      <w:r>
        <w:t>lead</w:t>
      </w:r>
      <w:proofErr w:type="gramEnd"/>
      <w:r>
        <w:t xml:space="preserve">; Tier 3 (within 8 hours if </w:t>
      </w:r>
      <w:proofErr w:type="gramStart"/>
      <w:r>
        <w:t>unresolved) —</w:t>
      </w:r>
      <w:proofErr w:type="gramEnd"/>
      <w:r>
        <w:t xml:space="preserve"> department manager or CTO Advisory.</w:t>
      </w:r>
    </w:p>
    <w:p w14:paraId="3CD033FF" w14:textId="77777777" w:rsidR="00FD23A2" w:rsidRDefault="00FD23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A2" w14:paraId="13FFAB6D" w14:textId="77777777">
        <w:tblPrEx>
          <w:tblCellMar>
            <w:top w:w="0" w:type="dxa"/>
            <w:bottom w:w="0" w:type="dxa"/>
          </w:tblCellMar>
        </w:tblPrEx>
        <w:tc>
          <w:tcPr>
            <w:tcW w:w="9360" w:type="dxa"/>
            <w:shd w:val="clear" w:color="auto" w:fill="1A1A2E"/>
            <w:tcMar>
              <w:top w:w="120" w:type="dxa"/>
              <w:left w:w="200" w:type="dxa"/>
              <w:bottom w:w="120" w:type="dxa"/>
              <w:right w:w="200" w:type="dxa"/>
            </w:tcMar>
          </w:tcPr>
          <w:p w14:paraId="1A679D06" w14:textId="77777777" w:rsidR="00FD23A2" w:rsidRDefault="00562440">
            <w:pPr>
              <w:jc w:val="center"/>
            </w:pPr>
            <w:r>
              <w:rPr>
                <w:b/>
                <w:bCs/>
                <w:color w:val="FFFFFF"/>
                <w:sz w:val="24"/>
                <w:szCs w:val="24"/>
              </w:rPr>
              <w:t>PART 2 — SIP TRUNK SERVICES</w:t>
            </w:r>
          </w:p>
        </w:tc>
      </w:tr>
    </w:tbl>
    <w:p w14:paraId="52602992" w14:textId="77777777" w:rsidR="00FD23A2" w:rsidRDefault="00FD23A2">
      <w:pPr>
        <w:spacing w:before="100"/>
      </w:pPr>
    </w:p>
    <w:p w14:paraId="4E27AFFD" w14:textId="77777777" w:rsidR="00FD23A2" w:rsidRDefault="00562440">
      <w:pPr>
        <w:spacing w:after="120"/>
      </w:pPr>
      <w:r>
        <w:t>SIP Trunk Services may be added via Service Order amendment.</w:t>
      </w:r>
    </w:p>
    <w:p w14:paraId="6397509A" w14:textId="77777777" w:rsidR="00FD23A2" w:rsidRDefault="0056244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A2" w14:paraId="69657E96" w14:textId="77777777">
        <w:tblPrEx>
          <w:tblCellMar>
            <w:top w:w="0" w:type="dxa"/>
            <w:bottom w:w="0" w:type="dxa"/>
          </w:tblCellMar>
        </w:tblPrEx>
        <w:tc>
          <w:tcPr>
            <w:tcW w:w="9360" w:type="dxa"/>
            <w:shd w:val="clear" w:color="auto" w:fill="1A1A2E"/>
            <w:tcMar>
              <w:top w:w="120" w:type="dxa"/>
              <w:left w:w="200" w:type="dxa"/>
              <w:bottom w:w="120" w:type="dxa"/>
              <w:right w:w="200" w:type="dxa"/>
            </w:tcMar>
          </w:tcPr>
          <w:p w14:paraId="3EFC2007" w14:textId="77777777" w:rsidR="00FD23A2" w:rsidRDefault="00562440">
            <w:pPr>
              <w:jc w:val="center"/>
            </w:pPr>
            <w:r>
              <w:rPr>
                <w:b/>
                <w:bCs/>
                <w:color w:val="FFFFFF"/>
                <w:sz w:val="24"/>
                <w:szCs w:val="24"/>
              </w:rPr>
              <w:lastRenderedPageBreak/>
              <w:t>PART 3 — VIRTUAL STAFF (CONTRACTED SUPPORT)</w:t>
            </w:r>
          </w:p>
        </w:tc>
      </w:tr>
    </w:tbl>
    <w:p w14:paraId="75B63CB8" w14:textId="77777777" w:rsidR="00FD23A2" w:rsidRDefault="00FD23A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0133D448" w14:textId="77777777">
        <w:tblPrEx>
          <w:tblCellMar>
            <w:top w:w="0" w:type="dxa"/>
            <w:bottom w:w="0" w:type="dxa"/>
          </w:tblCellMar>
        </w:tblPrEx>
        <w:tc>
          <w:tcPr>
            <w:tcW w:w="120" w:type="dxa"/>
            <w:shd w:val="clear" w:color="auto" w:fill="006DB6"/>
          </w:tcPr>
          <w:p w14:paraId="6B446530" w14:textId="77777777" w:rsidR="00FD23A2" w:rsidRDefault="00FD23A2"/>
        </w:tc>
        <w:tc>
          <w:tcPr>
            <w:tcW w:w="9240" w:type="dxa"/>
            <w:tcMar>
              <w:top w:w="80" w:type="dxa"/>
              <w:left w:w="160" w:type="dxa"/>
              <w:bottom w:w="80" w:type="dxa"/>
              <w:right w:w="0" w:type="dxa"/>
            </w:tcMar>
          </w:tcPr>
          <w:p w14:paraId="39EAD681" w14:textId="77777777" w:rsidR="00FD23A2" w:rsidRDefault="00562440">
            <w:r>
              <w:rPr>
                <w:b/>
                <w:bCs/>
                <w:color w:val="006DB6"/>
                <w:sz w:val="28"/>
                <w:szCs w:val="28"/>
              </w:rPr>
              <w:t>3.1 Description</w:t>
            </w:r>
          </w:p>
        </w:tc>
      </w:tr>
    </w:tbl>
    <w:p w14:paraId="3C637139" w14:textId="77777777" w:rsidR="00FD23A2" w:rsidRDefault="00562440">
      <w:pPr>
        <w:spacing w:after="120"/>
      </w:pPr>
      <w:r>
        <w:t>Virtual Staff services provide Client with dedicated technology support personnel on a contracted basis. This service operates on a 12-month cycle-based billing model as described below.</w:t>
      </w:r>
    </w:p>
    <w:p w14:paraId="4DFB71D9" w14:textId="77777777" w:rsidR="00FD23A2" w:rsidRDefault="00FD23A2">
      <w:pPr>
        <w:spacing w:before="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2220"/>
        <w:gridCol w:w="2340"/>
        <w:gridCol w:w="2340"/>
        <w:gridCol w:w="2340"/>
      </w:tblGrid>
      <w:tr w:rsidR="00FD23A2" w14:paraId="68765D6A" w14:textId="77777777">
        <w:tblPrEx>
          <w:tblCellMar>
            <w:top w:w="0" w:type="dxa"/>
            <w:bottom w:w="0" w:type="dxa"/>
          </w:tblCellMar>
        </w:tblPrEx>
        <w:tc>
          <w:tcPr>
            <w:tcW w:w="120" w:type="dxa"/>
            <w:shd w:val="clear" w:color="auto" w:fill="006DB6"/>
          </w:tcPr>
          <w:p w14:paraId="424B647A" w14:textId="77777777" w:rsidR="00FD23A2" w:rsidRDefault="00FD23A2"/>
        </w:tc>
        <w:tc>
          <w:tcPr>
            <w:tcW w:w="9240" w:type="dxa"/>
            <w:gridSpan w:val="4"/>
            <w:tcMar>
              <w:top w:w="80" w:type="dxa"/>
              <w:left w:w="160" w:type="dxa"/>
              <w:bottom w:w="80" w:type="dxa"/>
              <w:right w:w="0" w:type="dxa"/>
            </w:tcMar>
          </w:tcPr>
          <w:p w14:paraId="615A8392" w14:textId="77777777" w:rsidR="00FD23A2" w:rsidRDefault="00562440">
            <w:r>
              <w:rPr>
                <w:b/>
                <w:bCs/>
                <w:color w:val="006DB6"/>
                <w:sz w:val="28"/>
                <w:szCs w:val="28"/>
              </w:rPr>
              <w:t>3.2 Support Roles</w:t>
            </w:r>
          </w:p>
        </w:tc>
      </w:tr>
      <w:tr w:rsidR="00FD23A2" w14:paraId="4C793DE6" w14:textId="77777777">
        <w:tblPrEx>
          <w:tblCellMar>
            <w:top w:w="0" w:type="dxa"/>
            <w:bottom w:w="0" w:type="dxa"/>
          </w:tblCellMar>
        </w:tblPrEx>
        <w:tc>
          <w:tcPr>
            <w:tcW w:w="2340" w:type="dxa"/>
            <w:gridSpan w:val="2"/>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1FEAA27F" w14:textId="77777777" w:rsidR="00FD23A2" w:rsidRDefault="00562440">
            <w:r>
              <w:rPr>
                <w:b/>
                <w:bCs/>
                <w:color w:val="FFFFFF"/>
                <w:sz w:val="20"/>
                <w:szCs w:val="20"/>
              </w:rPr>
              <w:t>Role</w:t>
            </w:r>
          </w:p>
        </w:tc>
        <w:tc>
          <w:tcPr>
            <w:tcW w:w="2340"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0768A6B3" w14:textId="77777777" w:rsidR="00FD23A2" w:rsidRDefault="00562440">
            <w:r>
              <w:rPr>
                <w:b/>
                <w:bCs/>
                <w:color w:val="FFFFFF"/>
                <w:sz w:val="20"/>
                <w:szCs w:val="20"/>
              </w:rPr>
              <w:t>Location</w:t>
            </w:r>
          </w:p>
        </w:tc>
        <w:tc>
          <w:tcPr>
            <w:tcW w:w="2340"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54CFDC38" w14:textId="77777777" w:rsidR="00FD23A2" w:rsidRDefault="00562440">
            <w:r>
              <w:rPr>
                <w:b/>
                <w:bCs/>
                <w:color w:val="FFFFFF"/>
                <w:sz w:val="20"/>
                <w:szCs w:val="20"/>
              </w:rPr>
              <w:t>Hours/Mo</w:t>
            </w:r>
          </w:p>
        </w:tc>
        <w:tc>
          <w:tcPr>
            <w:tcW w:w="2340"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45403D37" w14:textId="77777777" w:rsidR="00FD23A2" w:rsidRDefault="00562440">
            <w:r>
              <w:rPr>
                <w:b/>
                <w:bCs/>
                <w:color w:val="FFFFFF"/>
                <w:sz w:val="20"/>
                <w:szCs w:val="20"/>
              </w:rPr>
              <w:t>BWH Rate</w:t>
            </w:r>
          </w:p>
        </w:tc>
      </w:tr>
      <w:tr w:rsidR="00FD23A2" w14:paraId="0E5EFE12" w14:textId="77777777">
        <w:tblPrEx>
          <w:tblCellMar>
            <w:top w:w="0" w:type="dxa"/>
            <w:bottom w:w="0" w:type="dxa"/>
          </w:tblCellMar>
        </w:tblPrEx>
        <w:tc>
          <w:tcPr>
            <w:tcW w:w="2340" w:type="dxa"/>
            <w:gridSpan w:val="2"/>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2486F01" w14:textId="77777777" w:rsidR="00FD23A2" w:rsidRDefault="00562440">
            <w:r>
              <w:rPr>
                <w:sz w:val="20"/>
                <w:szCs w:val="20"/>
              </w:rPr>
              <w:t>Systems Architect</w:t>
            </w:r>
          </w:p>
        </w:tc>
        <w:tc>
          <w:tcPr>
            <w:tcW w:w="234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FD75A06" w14:textId="77777777" w:rsidR="00FD23A2" w:rsidRDefault="00562440">
            <w:r>
              <w:rPr>
                <w:sz w:val="20"/>
                <w:szCs w:val="20"/>
              </w:rPr>
              <w:t>US (IRV-AD1)</w:t>
            </w:r>
          </w:p>
        </w:tc>
        <w:tc>
          <w:tcPr>
            <w:tcW w:w="234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3A557CB" w14:textId="77777777" w:rsidR="00FD23A2" w:rsidRDefault="00562440">
            <w:r>
              <w:rPr>
                <w:sz w:val="20"/>
                <w:szCs w:val="20"/>
              </w:rPr>
              <w:t>5.00</w:t>
            </w:r>
          </w:p>
        </w:tc>
        <w:tc>
          <w:tcPr>
            <w:tcW w:w="234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925E8C2" w14:textId="77777777" w:rsidR="00FD23A2" w:rsidRDefault="00562440">
            <w:r>
              <w:rPr>
                <w:sz w:val="20"/>
                <w:szCs w:val="20"/>
              </w:rPr>
              <w:t>$170.00/</w:t>
            </w:r>
            <w:proofErr w:type="spellStart"/>
            <w:r>
              <w:rPr>
                <w:sz w:val="20"/>
                <w:szCs w:val="20"/>
              </w:rPr>
              <w:t>hr</w:t>
            </w:r>
            <w:proofErr w:type="spellEnd"/>
          </w:p>
        </w:tc>
      </w:tr>
      <w:tr w:rsidR="00FD23A2" w14:paraId="630A119E" w14:textId="77777777">
        <w:tblPrEx>
          <w:tblCellMar>
            <w:top w:w="0" w:type="dxa"/>
            <w:bottom w:w="0" w:type="dxa"/>
          </w:tblCellMar>
        </w:tblPrEx>
        <w:tc>
          <w:tcPr>
            <w:tcW w:w="2340" w:type="dxa"/>
            <w:gridSpan w:val="2"/>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D45B6BA" w14:textId="77777777" w:rsidR="00FD23A2" w:rsidRDefault="00562440">
            <w:r>
              <w:rPr>
                <w:sz w:val="20"/>
                <w:szCs w:val="20"/>
              </w:rPr>
              <w:t>USA Tech Normal</w:t>
            </w:r>
          </w:p>
        </w:tc>
        <w:tc>
          <w:tcPr>
            <w:tcW w:w="234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67FF4A2" w14:textId="77777777" w:rsidR="00FD23A2" w:rsidRDefault="00562440">
            <w:r>
              <w:rPr>
                <w:sz w:val="20"/>
                <w:szCs w:val="20"/>
              </w:rPr>
              <w:t>US (IRV-TS1)</w:t>
            </w:r>
          </w:p>
        </w:tc>
        <w:tc>
          <w:tcPr>
            <w:tcW w:w="234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15D8B675" w14:textId="77777777" w:rsidR="00FD23A2" w:rsidRDefault="00562440">
            <w:r>
              <w:rPr>
                <w:sz w:val="20"/>
                <w:szCs w:val="20"/>
              </w:rPr>
              <w:t>15.26</w:t>
            </w:r>
          </w:p>
        </w:tc>
        <w:tc>
          <w:tcPr>
            <w:tcW w:w="234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35DC648C" w14:textId="77777777" w:rsidR="00FD23A2" w:rsidRDefault="00562440">
            <w:r>
              <w:rPr>
                <w:sz w:val="20"/>
                <w:szCs w:val="20"/>
              </w:rPr>
              <w:t>$106.25/</w:t>
            </w:r>
            <w:proofErr w:type="spellStart"/>
            <w:r>
              <w:rPr>
                <w:sz w:val="20"/>
                <w:szCs w:val="20"/>
              </w:rPr>
              <w:t>hr</w:t>
            </w:r>
            <w:proofErr w:type="spellEnd"/>
          </w:p>
        </w:tc>
      </w:tr>
      <w:tr w:rsidR="00FD23A2" w14:paraId="0548978A" w14:textId="77777777">
        <w:tblPrEx>
          <w:tblCellMar>
            <w:top w:w="0" w:type="dxa"/>
            <w:bottom w:w="0" w:type="dxa"/>
          </w:tblCellMar>
        </w:tblPrEx>
        <w:tc>
          <w:tcPr>
            <w:tcW w:w="2340" w:type="dxa"/>
            <w:gridSpan w:val="2"/>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452D489" w14:textId="77777777" w:rsidR="00FD23A2" w:rsidRDefault="00562440">
            <w:r>
              <w:rPr>
                <w:sz w:val="20"/>
                <w:szCs w:val="20"/>
              </w:rPr>
              <w:t>India Tech Normal</w:t>
            </w:r>
          </w:p>
        </w:tc>
        <w:tc>
          <w:tcPr>
            <w:tcW w:w="234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8B04218" w14:textId="77777777" w:rsidR="00FD23A2" w:rsidRDefault="00562440">
            <w:r>
              <w:rPr>
                <w:sz w:val="20"/>
                <w:szCs w:val="20"/>
              </w:rPr>
              <w:t>India (CHD-TS1)</w:t>
            </w:r>
          </w:p>
        </w:tc>
        <w:tc>
          <w:tcPr>
            <w:tcW w:w="234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CE460A5" w14:textId="77777777" w:rsidR="00FD23A2" w:rsidRDefault="00562440">
            <w:r>
              <w:rPr>
                <w:sz w:val="20"/>
                <w:szCs w:val="20"/>
              </w:rPr>
              <w:t>58.13</w:t>
            </w:r>
          </w:p>
        </w:tc>
        <w:tc>
          <w:tcPr>
            <w:tcW w:w="234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05C702F" w14:textId="77777777" w:rsidR="00FD23A2" w:rsidRDefault="00562440">
            <w:r>
              <w:rPr>
                <w:sz w:val="20"/>
                <w:szCs w:val="20"/>
              </w:rPr>
              <w:t>$12.75/</w:t>
            </w:r>
            <w:proofErr w:type="spellStart"/>
            <w:r>
              <w:rPr>
                <w:sz w:val="20"/>
                <w:szCs w:val="20"/>
              </w:rPr>
              <w:t>hr</w:t>
            </w:r>
            <w:proofErr w:type="spellEnd"/>
          </w:p>
        </w:tc>
      </w:tr>
      <w:tr w:rsidR="00FD23A2" w14:paraId="15F0CF5E" w14:textId="77777777">
        <w:tblPrEx>
          <w:tblCellMar>
            <w:top w:w="0" w:type="dxa"/>
            <w:bottom w:w="0" w:type="dxa"/>
          </w:tblCellMar>
        </w:tblPrEx>
        <w:tc>
          <w:tcPr>
            <w:tcW w:w="2340" w:type="dxa"/>
            <w:gridSpan w:val="2"/>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CEA4227" w14:textId="77777777" w:rsidR="00FD23A2" w:rsidRDefault="00562440">
            <w:r>
              <w:rPr>
                <w:sz w:val="20"/>
                <w:szCs w:val="20"/>
              </w:rPr>
              <w:t>India Tech After Hours</w:t>
            </w:r>
          </w:p>
        </w:tc>
        <w:tc>
          <w:tcPr>
            <w:tcW w:w="234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1F8B4C6" w14:textId="77777777" w:rsidR="00FD23A2" w:rsidRDefault="00562440">
            <w:r>
              <w:rPr>
                <w:sz w:val="20"/>
                <w:szCs w:val="20"/>
              </w:rPr>
              <w:t>India (CHD-TS1)</w:t>
            </w:r>
          </w:p>
        </w:tc>
        <w:tc>
          <w:tcPr>
            <w:tcW w:w="234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D3BEB44" w14:textId="77777777" w:rsidR="00FD23A2" w:rsidRDefault="00562440">
            <w:r>
              <w:rPr>
                <w:sz w:val="20"/>
                <w:szCs w:val="20"/>
              </w:rPr>
              <w:t>42.82</w:t>
            </w:r>
          </w:p>
        </w:tc>
        <w:tc>
          <w:tcPr>
            <w:tcW w:w="234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EBD79A8" w14:textId="77777777" w:rsidR="00FD23A2" w:rsidRDefault="00562440">
            <w:r>
              <w:rPr>
                <w:sz w:val="20"/>
                <w:szCs w:val="20"/>
              </w:rPr>
              <w:t>$25.50/</w:t>
            </w:r>
            <w:proofErr w:type="spellStart"/>
            <w:r>
              <w:rPr>
                <w:sz w:val="20"/>
                <w:szCs w:val="20"/>
              </w:rPr>
              <w:t>hr</w:t>
            </w:r>
            <w:proofErr w:type="spellEnd"/>
          </w:p>
        </w:tc>
      </w:tr>
    </w:tbl>
    <w:p w14:paraId="524FF881" w14:textId="77777777" w:rsidR="00FD23A2" w:rsidRDefault="00FD23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7194EF92" w14:textId="77777777">
        <w:tblPrEx>
          <w:tblCellMar>
            <w:top w:w="0" w:type="dxa"/>
            <w:bottom w:w="0" w:type="dxa"/>
          </w:tblCellMar>
        </w:tblPrEx>
        <w:tc>
          <w:tcPr>
            <w:tcW w:w="120" w:type="dxa"/>
            <w:shd w:val="clear" w:color="auto" w:fill="006DB6"/>
          </w:tcPr>
          <w:p w14:paraId="60FD3EE8" w14:textId="77777777" w:rsidR="00FD23A2" w:rsidRDefault="00FD23A2"/>
        </w:tc>
        <w:tc>
          <w:tcPr>
            <w:tcW w:w="9240" w:type="dxa"/>
            <w:tcMar>
              <w:top w:w="80" w:type="dxa"/>
              <w:left w:w="160" w:type="dxa"/>
              <w:bottom w:w="80" w:type="dxa"/>
              <w:right w:w="0" w:type="dxa"/>
            </w:tcMar>
          </w:tcPr>
          <w:p w14:paraId="6E634683" w14:textId="77777777" w:rsidR="00FD23A2" w:rsidRDefault="00562440">
            <w:r>
              <w:rPr>
                <w:b/>
                <w:bCs/>
                <w:color w:val="006DB6"/>
                <w:sz w:val="28"/>
                <w:szCs w:val="28"/>
              </w:rPr>
              <w:t>3.3 Cycle-Based Billing Model</w:t>
            </w:r>
          </w:p>
        </w:tc>
      </w:tr>
    </w:tbl>
    <w:p w14:paraId="79B7A81A" w14:textId="77777777" w:rsidR="00FD23A2" w:rsidRDefault="00562440">
      <w:pPr>
        <w:spacing w:after="60"/>
      </w:pPr>
      <w:r>
        <w:rPr>
          <w:b/>
          <w:bCs/>
          <w:color w:val="006DB6"/>
        </w:rPr>
        <w:t xml:space="preserve">(a) </w:t>
      </w:r>
      <w:r>
        <w:t>Billing Cycle. Client has selected a billing cycle of 12 months (the “Cycle”). The purpose of the Cycle is to provide Client with a structured path to eliminate any unpaid hour balance by the end of each Cycle, thereby avoiding cancellation fees.</w:t>
      </w:r>
    </w:p>
    <w:p w14:paraId="15B8D539" w14:textId="77777777" w:rsidR="00FD23A2" w:rsidRDefault="00562440">
      <w:pPr>
        <w:spacing w:after="60"/>
      </w:pPr>
      <w:r>
        <w:rPr>
          <w:b/>
          <w:bCs/>
          <w:color w:val="006DB6"/>
        </w:rPr>
        <w:t xml:space="preserve">(b) </w:t>
      </w:r>
      <w:r>
        <w:t>Monthly Billed Amount Calculation. The fixed monthly billing rate for each role is calculated as follows:</w:t>
      </w:r>
    </w:p>
    <w:p w14:paraId="6ED8B536" w14:textId="77777777" w:rsidR="00FD23A2" w:rsidRDefault="00562440">
      <w:pPr>
        <w:spacing w:after="60"/>
        <w:ind w:left="720"/>
      </w:pPr>
      <w:r>
        <w:rPr>
          <w:b/>
          <w:bCs/>
          <w:color w:val="006DB6"/>
        </w:rPr>
        <w:t xml:space="preserve">    1. </w:t>
      </w:r>
      <w:r>
        <w:t xml:space="preserve">At the start of each new Cycle, </w:t>
      </w:r>
      <w:proofErr w:type="spellStart"/>
      <w:r>
        <w:t>Technijian</w:t>
      </w:r>
      <w:proofErr w:type="spellEnd"/>
      <w:r>
        <w:t xml:space="preserve"> calculates the average monthly hours consumed per role during the previous Cycle, excluding the final month of that Cycle.</w:t>
      </w:r>
    </w:p>
    <w:p w14:paraId="0AACB9BA" w14:textId="77777777" w:rsidR="00FD23A2" w:rsidRDefault="00562440">
      <w:pPr>
        <w:spacing w:after="60"/>
        <w:ind w:left="720"/>
      </w:pPr>
      <w:r>
        <w:rPr>
          <w:b/>
          <w:bCs/>
          <w:color w:val="006DB6"/>
        </w:rPr>
        <w:t xml:space="preserve">    2. </w:t>
      </w:r>
      <w:r>
        <w:t>This average is then adjusted to account for any unpaid hour balance carried forward from the previous Cycle, so that the new monthly billed amount is set at a level designed to bring the unpaid balance to zero by the end of the current Cycle.</w:t>
      </w:r>
    </w:p>
    <w:p w14:paraId="1F5DD7A2" w14:textId="77777777" w:rsidR="00FD23A2" w:rsidRDefault="00562440">
      <w:pPr>
        <w:spacing w:after="60"/>
        <w:ind w:left="720"/>
      </w:pPr>
      <w:r>
        <w:rPr>
          <w:b/>
          <w:bCs/>
          <w:color w:val="006DB6"/>
        </w:rPr>
        <w:t xml:space="preserve">    3. </w:t>
      </w:r>
      <w:r>
        <w:t>The monthly billed amount for each role equals the adjusted monthly billed hours multiplied by the applicable Contracted Rate from the Rate Card (Schedule C).</w:t>
      </w:r>
    </w:p>
    <w:p w14:paraId="6E262B21" w14:textId="77777777" w:rsidR="00FD23A2" w:rsidRDefault="00562440">
      <w:pPr>
        <w:spacing w:after="60"/>
      </w:pPr>
      <w:r>
        <w:rPr>
          <w:b/>
          <w:bCs/>
          <w:color w:val="006DB6"/>
        </w:rPr>
        <w:t xml:space="preserve">(c) </w:t>
      </w:r>
      <w:r>
        <w:t xml:space="preserve">Running Balance. </w:t>
      </w:r>
      <w:proofErr w:type="spellStart"/>
      <w:r>
        <w:t>Technijian</w:t>
      </w:r>
      <w:proofErr w:type="spellEnd"/>
      <w:r>
        <w:t xml:space="preserve"> maintains a running balance for each role:</w:t>
      </w:r>
    </w:p>
    <w:p w14:paraId="4951838E" w14:textId="77777777" w:rsidR="00FD23A2" w:rsidRDefault="00562440">
      <w:pPr>
        <w:spacing w:after="60"/>
        <w:ind w:left="720"/>
      </w:pPr>
      <w:r>
        <w:rPr>
          <w:b/>
          <w:bCs/>
          <w:color w:val="006DB6"/>
        </w:rPr>
        <w:t xml:space="preserve">    1. </w:t>
      </w:r>
      <w:r>
        <w:t>At the start of each month, the running balance is adjusted by adding the actual hours used during the previous month and subtracting the monthly billed hours for that month.</w:t>
      </w:r>
    </w:p>
    <w:p w14:paraId="5730AE15" w14:textId="77777777" w:rsidR="00FD23A2" w:rsidRDefault="00562440">
      <w:pPr>
        <w:spacing w:after="60"/>
        <w:ind w:left="720"/>
      </w:pPr>
      <w:r>
        <w:rPr>
          <w:b/>
          <w:bCs/>
          <w:color w:val="006DB6"/>
        </w:rPr>
        <w:lastRenderedPageBreak/>
        <w:t xml:space="preserve">    2. </w:t>
      </w:r>
      <w:r>
        <w:t xml:space="preserve">A positive running balance indicates hours consumed </w:t>
      </w:r>
      <w:proofErr w:type="gramStart"/>
      <w:r>
        <w:t>in excess of</w:t>
      </w:r>
      <w:proofErr w:type="gramEnd"/>
      <w:r>
        <w:t xml:space="preserve"> billed amounts (an unpaid hour balance that the Cycle is designed to resolve).</w:t>
      </w:r>
    </w:p>
    <w:p w14:paraId="0193511F" w14:textId="77777777" w:rsidR="00FD23A2" w:rsidRDefault="00562440">
      <w:pPr>
        <w:spacing w:after="60"/>
        <w:ind w:left="720"/>
      </w:pPr>
      <w:r>
        <w:rPr>
          <w:b/>
          <w:bCs/>
          <w:color w:val="006DB6"/>
        </w:rPr>
        <w:t xml:space="preserve">    3. </w:t>
      </w:r>
      <w:r>
        <w:t xml:space="preserve">A negative running balance indicates hours billed </w:t>
      </w:r>
      <w:proofErr w:type="gramStart"/>
      <w:r>
        <w:t>in excess of</w:t>
      </w:r>
      <w:proofErr w:type="gramEnd"/>
      <w:r>
        <w:t xml:space="preserve"> consumption. A negative balance does not entitle Client to a credit or refund; it simply means Client has no unpaid hour balance (the unpaid balance is zero). The underlying usage data from months producing a negative balance is used in calculating the average for the next Cycle per Section 3.3(b).</w:t>
      </w:r>
    </w:p>
    <w:p w14:paraId="0B9BBE8C" w14:textId="77777777" w:rsidR="00FD23A2" w:rsidRDefault="00562440">
      <w:pPr>
        <w:spacing w:after="60"/>
      </w:pPr>
      <w:r>
        <w:rPr>
          <w:b/>
          <w:bCs/>
          <w:color w:val="006DB6"/>
        </w:rPr>
        <w:t xml:space="preserve">(d) </w:t>
      </w:r>
      <w:r>
        <w:t>Cycle Reconciliation. At the end of each Cycle:</w:t>
      </w:r>
    </w:p>
    <w:p w14:paraId="70E9C1BF" w14:textId="77777777" w:rsidR="00FD23A2" w:rsidRDefault="00562440">
      <w:pPr>
        <w:spacing w:after="60"/>
        <w:ind w:left="720"/>
      </w:pPr>
      <w:r>
        <w:rPr>
          <w:b/>
          <w:bCs/>
          <w:color w:val="006DB6"/>
        </w:rPr>
        <w:t xml:space="preserve">    1. </w:t>
      </w:r>
      <w:r>
        <w:t>The running balance for each role is reconciled.</w:t>
      </w:r>
    </w:p>
    <w:p w14:paraId="52BAAD44" w14:textId="77777777" w:rsidR="00FD23A2" w:rsidRDefault="00562440">
      <w:pPr>
        <w:spacing w:after="60"/>
        <w:ind w:left="720"/>
      </w:pPr>
      <w:r>
        <w:rPr>
          <w:b/>
          <w:bCs/>
          <w:color w:val="006DB6"/>
        </w:rPr>
        <w:t xml:space="preserve">    2. </w:t>
      </w:r>
      <w:r>
        <w:t>Any net positive balance (hours consumed but not yet billed) is carried forward into the next Cycle. The next Cycle’s monthly billed amount will be recalculated per Section 3.3(b) to absorb this balance and target a zero unpaid balance by the end of the next Cycle.</w:t>
      </w:r>
    </w:p>
    <w:p w14:paraId="5E95E916" w14:textId="77777777" w:rsidR="00FD23A2" w:rsidRDefault="00562440">
      <w:pPr>
        <w:spacing w:after="60"/>
        <w:ind w:left="720"/>
      </w:pPr>
      <w:r>
        <w:rPr>
          <w:b/>
          <w:bCs/>
          <w:color w:val="006DB6"/>
        </w:rPr>
        <w:t xml:space="preserve">    3. </w:t>
      </w:r>
      <w:r>
        <w:t>Any net negative balance (hours billed but not consumed) resets to zero. No credit or refund is issued. The actual usage data from the completed Cycle is used to calculate the monthly billed amount for the next Cycle per Section 3.3(b).</w:t>
      </w:r>
    </w:p>
    <w:p w14:paraId="381BD399" w14:textId="77777777" w:rsidR="00FD23A2" w:rsidRDefault="00562440">
      <w:pPr>
        <w:spacing w:after="60"/>
      </w:pPr>
      <w:r>
        <w:rPr>
          <w:b/>
          <w:bCs/>
          <w:color w:val="006DB6"/>
        </w:rPr>
        <w:t xml:space="preserve">(e) </w:t>
      </w:r>
      <w:r>
        <w:t>Cancellation. If Client terminates Virtual Staff services or this Agreement:</w:t>
      </w:r>
    </w:p>
    <w:p w14:paraId="1E916FEC" w14:textId="6C00B90F" w:rsidR="00FD23A2" w:rsidRDefault="00562440">
      <w:pPr>
        <w:spacing w:after="60"/>
        <w:ind w:left="720"/>
      </w:pPr>
      <w:r>
        <w:rPr>
          <w:b/>
          <w:bCs/>
          <w:color w:val="006DB6"/>
        </w:rPr>
        <w:t xml:space="preserve">    1. </w:t>
      </w:r>
      <w:r>
        <w:t xml:space="preserve">Any positive running balance (actual hours exceeding billed hours) shall become immediately due and payable. The unpaid hours shall be invoiced at the </w:t>
      </w:r>
      <w:del w:id="0" w:author="Dave Barisic" w:date="2026-04-24T09:57:00Z" w16du:dateUtc="2026-04-24T16:57:00Z">
        <w:r w:rsidDel="00F35CBD">
          <w:delText xml:space="preserve">applicable Hourly Rate from the Rate Card (Schedule C), not the </w:delText>
        </w:r>
      </w:del>
      <w:r>
        <w:t xml:space="preserve">Contracted Rate. </w:t>
      </w:r>
      <w:del w:id="1" w:author="Dave Barisic" w:date="2026-04-24T09:57:00Z" w16du:dateUtc="2026-04-24T16:57:00Z">
        <w:r w:rsidDel="00F35CBD">
          <w:delText>This reflects the rate that would have applied had Client engaged Technijian on an ad hoc hourly basis without a Cycle commitment.</w:delText>
        </w:r>
      </w:del>
    </w:p>
    <w:p w14:paraId="4C7F7452" w14:textId="77777777" w:rsidR="00FD23A2" w:rsidRDefault="00562440">
      <w:pPr>
        <w:spacing w:after="60"/>
        <w:ind w:left="720"/>
      </w:pPr>
      <w:r>
        <w:rPr>
          <w:b/>
          <w:bCs/>
          <w:color w:val="006DB6"/>
        </w:rPr>
        <w:t xml:space="preserve">    2. </w:t>
      </w:r>
      <w:r>
        <w:t>Any negative running balance (billed hours exceeding actual hours) does not entitle Client to a credit, refund, or offset against the final invoice. The unpaid balance is simply zero and no further amounts are due from either Party with respect to that role.</w:t>
      </w:r>
    </w:p>
    <w:p w14:paraId="509E417C" w14:textId="77777777" w:rsidR="00FD23A2" w:rsidRDefault="00562440">
      <w:pPr>
        <w:spacing w:after="60"/>
        <w:ind w:left="720"/>
      </w:pPr>
      <w:r>
        <w:rPr>
          <w:b/>
          <w:bCs/>
          <w:color w:val="006DB6"/>
        </w:rPr>
        <w:t xml:space="preserve">    3. </w:t>
      </w:r>
      <w:r>
        <w:t>The Cycle-Based Billing Model provides Client with Contracted Rates that are lower than the standard Hourly Rates as consideration for Client’s commitment to the Cycle. The application of Hourly Rates upon cancellation reflects the removal of that commitment and the corresponding rate benefit.</w:t>
      </w:r>
    </w:p>
    <w:p w14:paraId="624307C3" w14:textId="77777777" w:rsidR="00FD23A2" w:rsidRDefault="00562440">
      <w:pPr>
        <w:spacing w:after="60"/>
      </w:pPr>
      <w:r>
        <w:rPr>
          <w:b/>
          <w:bCs/>
          <w:color w:val="006DB6"/>
        </w:rPr>
        <w:t xml:space="preserve">(f) </w:t>
      </w:r>
      <w:r>
        <w:t xml:space="preserve">Minimum Contracted Hours. The monthly billed hours for each role shall not fall below fifty percent (50%) of the initial contracted hours established in the Service Order for that role (the “Minimum Hours”). If actual usage drops below the Minimum Hours for three (3) or more consecutive months, </w:t>
      </w:r>
      <w:proofErr w:type="spellStart"/>
      <w:r>
        <w:t>Technijian</w:t>
      </w:r>
      <w:proofErr w:type="spellEnd"/>
      <w:r>
        <w:t xml:space="preserve"> may adjust the monthly billed hours down to the Minimum Hours at the start of the next </w:t>
      </w:r>
      <w:proofErr w:type="gramStart"/>
      <w:r>
        <w:t>Cycle, but</w:t>
      </w:r>
      <w:proofErr w:type="gramEnd"/>
      <w:r>
        <w:t xml:space="preserve"> shall not reduce below the Minimum Hours without mutual written agreement. The Minimum Hours provision ensu</w:t>
      </w:r>
      <w:r>
        <w:t xml:space="preserve">res that </w:t>
      </w:r>
      <w:proofErr w:type="spellStart"/>
      <w:r>
        <w:t>Technijian</w:t>
      </w:r>
      <w:proofErr w:type="spellEnd"/>
      <w:r>
        <w:t xml:space="preserve"> can maintain dedicated staffing resources and reserved capacity for Client. If Client wishes to reduce hours below the Minimum, Client may request a Service Order amendment, subject to </w:t>
      </w:r>
      <w:proofErr w:type="spellStart"/>
      <w:r>
        <w:t>Technijian’s</w:t>
      </w:r>
      <w:proofErr w:type="spellEnd"/>
      <w:r>
        <w:t xml:space="preserve"> approval and a thirty (30) day notice period.</w:t>
      </w:r>
    </w:p>
    <w:p w14:paraId="408DBC40" w14:textId="77777777" w:rsidR="00FD23A2" w:rsidRDefault="00FD23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1C2B12BB" w14:textId="77777777">
        <w:tblPrEx>
          <w:tblCellMar>
            <w:top w:w="0" w:type="dxa"/>
            <w:bottom w:w="0" w:type="dxa"/>
          </w:tblCellMar>
        </w:tblPrEx>
        <w:tc>
          <w:tcPr>
            <w:tcW w:w="120" w:type="dxa"/>
            <w:shd w:val="clear" w:color="auto" w:fill="006DB6"/>
          </w:tcPr>
          <w:p w14:paraId="187BB91F" w14:textId="77777777" w:rsidR="00FD23A2" w:rsidRDefault="00FD23A2"/>
        </w:tc>
        <w:tc>
          <w:tcPr>
            <w:tcW w:w="9240" w:type="dxa"/>
            <w:tcMar>
              <w:top w:w="80" w:type="dxa"/>
              <w:left w:w="160" w:type="dxa"/>
              <w:bottom w:w="80" w:type="dxa"/>
              <w:right w:w="0" w:type="dxa"/>
            </w:tcMar>
          </w:tcPr>
          <w:p w14:paraId="5D7993E1" w14:textId="77777777" w:rsidR="00FD23A2" w:rsidRDefault="00562440">
            <w:r>
              <w:rPr>
                <w:b/>
                <w:bCs/>
                <w:color w:val="006DB6"/>
                <w:sz w:val="28"/>
                <w:szCs w:val="28"/>
              </w:rPr>
              <w:t>3.4 Weekly Service Reports</w:t>
            </w:r>
          </w:p>
        </w:tc>
      </w:tr>
    </w:tbl>
    <w:p w14:paraId="3B7A4A4E" w14:textId="77777777" w:rsidR="00FD23A2" w:rsidRDefault="00562440">
      <w:pPr>
        <w:spacing w:after="120"/>
      </w:pPr>
      <w:proofErr w:type="spellStart"/>
      <w:r>
        <w:t>Technijian</w:t>
      </w:r>
      <w:proofErr w:type="spellEnd"/>
      <w:r>
        <w:t xml:space="preserve"> shall provide Client with weekly service reports that detail:</w:t>
      </w:r>
    </w:p>
    <w:p w14:paraId="5D8158EB" w14:textId="77777777" w:rsidR="00FD23A2" w:rsidRDefault="00562440">
      <w:pPr>
        <w:spacing w:after="60"/>
      </w:pPr>
      <w:r>
        <w:rPr>
          <w:b/>
          <w:bCs/>
          <w:color w:val="006DB6"/>
        </w:rPr>
        <w:t xml:space="preserve">(a) </w:t>
      </w:r>
      <w:r>
        <w:t xml:space="preserve">Each support ticket addressed during the </w:t>
      </w:r>
      <w:proofErr w:type="gramStart"/>
      <w:r>
        <w:t>period;</w:t>
      </w:r>
      <w:proofErr w:type="gramEnd"/>
    </w:p>
    <w:p w14:paraId="463D0D42" w14:textId="77777777" w:rsidR="00FD23A2" w:rsidRDefault="00562440">
      <w:pPr>
        <w:spacing w:after="60"/>
      </w:pPr>
      <w:r>
        <w:rPr>
          <w:b/>
          <w:bCs/>
          <w:color w:val="006DB6"/>
        </w:rPr>
        <w:t xml:space="preserve">(b) </w:t>
      </w:r>
      <w:r>
        <w:t xml:space="preserve">The role, resource name, and hours spent per </w:t>
      </w:r>
      <w:proofErr w:type="gramStart"/>
      <w:r>
        <w:t>ticket;</w:t>
      </w:r>
      <w:proofErr w:type="gramEnd"/>
    </w:p>
    <w:p w14:paraId="2F32674F" w14:textId="77777777" w:rsidR="00FD23A2" w:rsidRDefault="00562440">
      <w:pPr>
        <w:spacing w:after="60"/>
      </w:pPr>
      <w:r>
        <w:rPr>
          <w:b/>
          <w:bCs/>
          <w:color w:val="006DB6"/>
        </w:rPr>
        <w:t xml:space="preserve">(c) </w:t>
      </w:r>
      <w:r>
        <w:t xml:space="preserve">Whether the work was performed during normal or </w:t>
      </w:r>
      <w:proofErr w:type="gramStart"/>
      <w:r>
        <w:t>after-hours;</w:t>
      </w:r>
      <w:proofErr w:type="gramEnd"/>
    </w:p>
    <w:p w14:paraId="3BB1FC5E" w14:textId="77777777" w:rsidR="00FD23A2" w:rsidRDefault="00562440">
      <w:pPr>
        <w:spacing w:after="60"/>
      </w:pPr>
      <w:r>
        <w:rPr>
          <w:b/>
          <w:bCs/>
          <w:color w:val="006DB6"/>
        </w:rPr>
        <w:t xml:space="preserve">(d) </w:t>
      </w:r>
      <w:r>
        <w:t>A description of the work performed; and</w:t>
      </w:r>
    </w:p>
    <w:p w14:paraId="362B849B" w14:textId="77777777" w:rsidR="00FD23A2" w:rsidRDefault="00562440">
      <w:pPr>
        <w:spacing w:after="60"/>
      </w:pPr>
      <w:r>
        <w:rPr>
          <w:b/>
          <w:bCs/>
          <w:color w:val="006DB6"/>
        </w:rPr>
        <w:t xml:space="preserve">(e) </w:t>
      </w:r>
      <w:r>
        <w:t>The current running balance for each role.</w:t>
      </w:r>
    </w:p>
    <w:p w14:paraId="3E8AFBB6" w14:textId="77777777" w:rsidR="00FD23A2" w:rsidRDefault="00FD23A2">
      <w:pPr>
        <w:spacing w:before="2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4560"/>
        <w:gridCol w:w="4680"/>
      </w:tblGrid>
      <w:tr w:rsidR="00FD23A2" w14:paraId="091812C3" w14:textId="77777777">
        <w:tblPrEx>
          <w:tblCellMar>
            <w:top w:w="0" w:type="dxa"/>
            <w:bottom w:w="0" w:type="dxa"/>
          </w:tblCellMar>
        </w:tblPrEx>
        <w:tc>
          <w:tcPr>
            <w:tcW w:w="120" w:type="dxa"/>
            <w:shd w:val="clear" w:color="auto" w:fill="006DB6"/>
          </w:tcPr>
          <w:p w14:paraId="74E740F1" w14:textId="77777777" w:rsidR="00FD23A2" w:rsidRDefault="00FD23A2"/>
        </w:tc>
        <w:tc>
          <w:tcPr>
            <w:tcW w:w="9240" w:type="dxa"/>
            <w:gridSpan w:val="2"/>
            <w:tcMar>
              <w:top w:w="80" w:type="dxa"/>
              <w:left w:w="160" w:type="dxa"/>
              <w:bottom w:w="80" w:type="dxa"/>
              <w:right w:w="0" w:type="dxa"/>
            </w:tcMar>
          </w:tcPr>
          <w:p w14:paraId="66B356DC" w14:textId="77777777" w:rsidR="00FD23A2" w:rsidRDefault="00562440">
            <w:r>
              <w:rPr>
                <w:b/>
                <w:bCs/>
                <w:color w:val="006DB6"/>
                <w:sz w:val="28"/>
                <w:szCs w:val="28"/>
              </w:rPr>
              <w:t>3.5 Service Levels</w:t>
            </w:r>
          </w:p>
        </w:tc>
      </w:tr>
      <w:tr w:rsidR="00FD23A2" w14:paraId="759B6A97"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7B947856" w14:textId="77777777" w:rsidR="00FD23A2" w:rsidRDefault="00562440">
            <w:r>
              <w:rPr>
                <w:b/>
                <w:bCs/>
                <w:color w:val="FFFFFF"/>
                <w:sz w:val="20"/>
                <w:szCs w:val="20"/>
              </w:rPr>
              <w:t>Service Level</w:t>
            </w:r>
          </w:p>
        </w:tc>
        <w:tc>
          <w:tcPr>
            <w:tcW w:w="4680" w:type="dxa"/>
            <w:tcBorders>
              <w:top w:val="single" w:sz="1" w:space="0" w:color="E9ECEF"/>
              <w:left w:val="single" w:sz="1" w:space="0" w:color="E9ECEF"/>
              <w:bottom w:val="single" w:sz="1" w:space="0" w:color="E9ECEF"/>
              <w:right w:val="single" w:sz="1" w:space="0" w:color="E9ECEF"/>
            </w:tcBorders>
            <w:shd w:val="clear" w:color="auto" w:fill="006DB6"/>
            <w:tcMar>
              <w:top w:w="80" w:type="dxa"/>
              <w:left w:w="120" w:type="dxa"/>
              <w:bottom w:w="80" w:type="dxa"/>
              <w:right w:w="120" w:type="dxa"/>
            </w:tcMar>
          </w:tcPr>
          <w:p w14:paraId="09D96F9C" w14:textId="77777777" w:rsidR="00FD23A2" w:rsidRDefault="00562440">
            <w:r>
              <w:rPr>
                <w:b/>
                <w:bCs/>
                <w:color w:val="FFFFFF"/>
                <w:sz w:val="20"/>
                <w:szCs w:val="20"/>
              </w:rPr>
              <w:t>Target</w:t>
            </w:r>
          </w:p>
        </w:tc>
      </w:tr>
      <w:tr w:rsidR="00FD23A2" w14:paraId="6ED458AB"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6552887" w14:textId="77777777" w:rsidR="00FD23A2" w:rsidRDefault="00562440">
            <w:r>
              <w:rPr>
                <w:sz w:val="20"/>
                <w:szCs w:val="20"/>
              </w:rPr>
              <w:t>Infrastructure Uptime</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C009EAE" w14:textId="77777777" w:rsidR="00FD23A2" w:rsidRDefault="00562440">
            <w:r>
              <w:rPr>
                <w:sz w:val="20"/>
                <w:szCs w:val="20"/>
              </w:rPr>
              <w:t>99.9% monthly (excluding scheduled maintenance)</w:t>
            </w:r>
          </w:p>
        </w:tc>
      </w:tr>
      <w:tr w:rsidR="00FD23A2" w14:paraId="44D735B7"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35A81D8" w14:textId="77777777" w:rsidR="00FD23A2" w:rsidRDefault="00562440">
            <w:r>
              <w:rPr>
                <w:sz w:val="20"/>
                <w:szCs w:val="20"/>
              </w:rPr>
              <w:t>Scheduled Maintenance</w:t>
            </w:r>
          </w:p>
        </w:tc>
        <w:tc>
          <w:tcPr>
            <w:tcW w:w="468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23420B3" w14:textId="77777777" w:rsidR="00FD23A2" w:rsidRDefault="00562440">
            <w:r>
              <w:rPr>
                <w:sz w:val="20"/>
                <w:szCs w:val="20"/>
              </w:rPr>
              <w:t>Tuesday evenings and Saturdays (with advance notice)</w:t>
            </w:r>
          </w:p>
        </w:tc>
      </w:tr>
      <w:tr w:rsidR="00FD23A2" w14:paraId="2A4C5D48"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0F347A49" w14:textId="77777777" w:rsidR="00FD23A2" w:rsidRDefault="00562440">
            <w:r>
              <w:rPr>
                <w:sz w:val="20"/>
                <w:szCs w:val="20"/>
              </w:rPr>
              <w:t>Critical Incident Response</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B43FCF6" w14:textId="77777777" w:rsidR="00FD23A2" w:rsidRDefault="00562440">
            <w:r>
              <w:rPr>
                <w:sz w:val="20"/>
                <w:szCs w:val="20"/>
              </w:rPr>
              <w:t>Within 1 hour of notification</w:t>
            </w:r>
          </w:p>
        </w:tc>
      </w:tr>
      <w:tr w:rsidR="00FD23A2" w14:paraId="08DE6418"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4EA36CFF" w14:textId="77777777" w:rsidR="00FD23A2" w:rsidRDefault="00562440">
            <w:r>
              <w:rPr>
                <w:sz w:val="20"/>
                <w:szCs w:val="20"/>
              </w:rPr>
              <w:t>Standard Support Response</w:t>
            </w:r>
          </w:p>
        </w:tc>
        <w:tc>
          <w:tcPr>
            <w:tcW w:w="468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6E99444E" w14:textId="77777777" w:rsidR="00FD23A2" w:rsidRDefault="00562440">
            <w:r>
              <w:rPr>
                <w:sz w:val="20"/>
                <w:szCs w:val="20"/>
              </w:rPr>
              <w:t>Within 4 business hours</w:t>
            </w:r>
          </w:p>
        </w:tc>
      </w:tr>
      <w:tr w:rsidR="00FD23A2" w14:paraId="714B8AF8" w14:textId="77777777">
        <w:tblPrEx>
          <w:tblCellMar>
            <w:top w:w="0" w:type="dxa"/>
            <w:bottom w:w="0" w:type="dxa"/>
          </w:tblCellMar>
        </w:tblPrEx>
        <w:tc>
          <w:tcPr>
            <w:tcW w:w="4680" w:type="dxa"/>
            <w:gridSpan w:val="2"/>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56B294A8" w14:textId="77777777" w:rsidR="00FD23A2" w:rsidRDefault="00562440">
            <w:r>
              <w:rPr>
                <w:sz w:val="20"/>
                <w:szCs w:val="20"/>
              </w:rPr>
              <w:t>Emergency Maintenance</w:t>
            </w:r>
          </w:p>
        </w:tc>
        <w:tc>
          <w:tcPr>
            <w:tcW w:w="468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1BFDC3C1" w14:textId="77777777" w:rsidR="00FD23A2" w:rsidRDefault="00562440">
            <w:r>
              <w:rPr>
                <w:sz w:val="20"/>
                <w:szCs w:val="20"/>
              </w:rPr>
              <w:t>As needed with reasonable notice</w:t>
            </w:r>
          </w:p>
        </w:tc>
      </w:tr>
    </w:tbl>
    <w:p w14:paraId="7A1F2D59" w14:textId="77777777" w:rsidR="00FD23A2" w:rsidRDefault="00FD23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297B68FF" w14:textId="77777777">
        <w:tblPrEx>
          <w:tblCellMar>
            <w:top w:w="0" w:type="dxa"/>
            <w:bottom w:w="0" w:type="dxa"/>
          </w:tblCellMar>
        </w:tblPrEx>
        <w:tc>
          <w:tcPr>
            <w:tcW w:w="120" w:type="dxa"/>
            <w:shd w:val="clear" w:color="auto" w:fill="006DB6"/>
          </w:tcPr>
          <w:p w14:paraId="191BA6D8" w14:textId="77777777" w:rsidR="00FD23A2" w:rsidRDefault="00FD23A2"/>
        </w:tc>
        <w:tc>
          <w:tcPr>
            <w:tcW w:w="9240" w:type="dxa"/>
            <w:tcMar>
              <w:top w:w="80" w:type="dxa"/>
              <w:left w:w="160" w:type="dxa"/>
              <w:bottom w:w="80" w:type="dxa"/>
              <w:right w:w="0" w:type="dxa"/>
            </w:tcMar>
          </w:tcPr>
          <w:p w14:paraId="54DC7B84" w14:textId="77777777" w:rsidR="00FD23A2" w:rsidRDefault="00562440">
            <w:r>
              <w:rPr>
                <w:b/>
                <w:bCs/>
                <w:color w:val="006DB6"/>
                <w:sz w:val="28"/>
                <w:szCs w:val="28"/>
              </w:rPr>
              <w:t>3.5a Service Level Remedies</w:t>
            </w:r>
          </w:p>
        </w:tc>
      </w:tr>
    </w:tbl>
    <w:p w14:paraId="7E77C3A4" w14:textId="77777777" w:rsidR="00FD23A2" w:rsidRDefault="00562440">
      <w:pPr>
        <w:spacing w:after="60"/>
      </w:pPr>
      <w:r>
        <w:rPr>
          <w:b/>
          <w:bCs/>
          <w:color w:val="006DB6"/>
        </w:rPr>
        <w:t xml:space="preserve">(a) </w:t>
      </w:r>
      <w:r>
        <w:t xml:space="preserve">Service Credits. If </w:t>
      </w:r>
      <w:proofErr w:type="spellStart"/>
      <w:r>
        <w:t>Technijian</w:t>
      </w:r>
      <w:proofErr w:type="spellEnd"/>
      <w:r>
        <w:t xml:space="preserve">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14:paraId="539975F2" w14:textId="77777777" w:rsidR="00FD23A2" w:rsidRDefault="00562440">
      <w:pPr>
        <w:spacing w:after="60"/>
      </w:pPr>
      <w:r>
        <w:rPr>
          <w:b/>
          <w:bCs/>
          <w:color w:val="006DB6"/>
        </w:rPr>
        <w:t xml:space="preserve">(b) </w:t>
      </w:r>
      <w:r>
        <w:t xml:space="preserve">Chronic Failure. If </w:t>
      </w:r>
      <w:proofErr w:type="spellStart"/>
      <w:r>
        <w:t>Technijian</w:t>
      </w:r>
      <w:proofErr w:type="spellEnd"/>
      <w:r>
        <w:t xml:space="preserve"> fails to meet the Infrastructure Uptime target for three (3) or more consecutive months, Client shall have the right to terminate the affected service without penalty </w:t>
      </w:r>
      <w:proofErr w:type="gramStart"/>
      <w:r>
        <w:t>upon thirty (30) days</w:t>
      </w:r>
      <w:proofErr w:type="gramEnd"/>
      <w:r>
        <w:t xml:space="preserve"> written notice.</w:t>
      </w:r>
    </w:p>
    <w:p w14:paraId="414E990F" w14:textId="77777777" w:rsidR="00FD23A2" w:rsidRDefault="00562440">
      <w:pPr>
        <w:spacing w:after="60"/>
      </w:pPr>
      <w:r>
        <w:rPr>
          <w:b/>
          <w:bCs/>
          <w:color w:val="006DB6"/>
        </w:rPr>
        <w:t xml:space="preserve">(c) </w:t>
      </w:r>
      <w:r>
        <w:t xml:space="preserve">Credit Requests. To receive a service credit, Client must submit a written request within thirty (30) days of the end of the affected month. Service credits shall be applied </w:t>
      </w:r>
      <w:proofErr w:type="gramStart"/>
      <w:r>
        <w:t>against</w:t>
      </w:r>
      <w:proofErr w:type="gramEnd"/>
      <w:r>
        <w:t xml:space="preserve"> future invoices and shall not be paid as cash refunds.</w:t>
      </w:r>
    </w:p>
    <w:p w14:paraId="7F52AD9C" w14:textId="77777777" w:rsidR="00FD23A2" w:rsidRDefault="00562440">
      <w:pPr>
        <w:spacing w:after="60"/>
      </w:pPr>
      <w:r>
        <w:rPr>
          <w:b/>
          <w:bCs/>
          <w:color w:val="006DB6"/>
        </w:rPr>
        <w:t xml:space="preserve">(d) </w:t>
      </w:r>
      <w:r>
        <w:t>Exclusions. Service level targets and remedies do not apply during scheduled maintenance windows, force majeure events, or outages caused by Client’s actions, third-</w:t>
      </w:r>
      <w:r>
        <w:lastRenderedPageBreak/>
        <w:t xml:space="preserve">party services not managed by </w:t>
      </w:r>
      <w:proofErr w:type="spellStart"/>
      <w:r>
        <w:t>Technijian</w:t>
      </w:r>
      <w:proofErr w:type="spellEnd"/>
      <w:r>
        <w:t xml:space="preserve">, or factors outside </w:t>
      </w:r>
      <w:proofErr w:type="spellStart"/>
      <w:r>
        <w:t>Technijian’s</w:t>
      </w:r>
      <w:proofErr w:type="spellEnd"/>
      <w:r>
        <w:t xml:space="preserve"> reasonable control.</w:t>
      </w:r>
    </w:p>
    <w:p w14:paraId="21DB3FB9" w14:textId="77777777" w:rsidR="00FD23A2" w:rsidRDefault="00562440">
      <w:pPr>
        <w:spacing w:after="60"/>
      </w:pPr>
      <w:r>
        <w:rPr>
          <w:b/>
          <w:bCs/>
          <w:color w:val="006DB6"/>
        </w:rPr>
        <w:t xml:space="preserve">(e) </w:t>
      </w:r>
      <w:r>
        <w:t xml:space="preserve">Sole Remedy. Service credits under this Section are Client’s sole and exclusive remedy for </w:t>
      </w:r>
      <w:proofErr w:type="spellStart"/>
      <w:r>
        <w:t>Technijian’s</w:t>
      </w:r>
      <w:proofErr w:type="spellEnd"/>
      <w:r>
        <w:t xml:space="preserve"> failure to meet the applicable service levels.</w:t>
      </w:r>
    </w:p>
    <w:p w14:paraId="73284E08" w14:textId="77777777" w:rsidR="00FD23A2" w:rsidRDefault="0056244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A2" w14:paraId="67D336AE" w14:textId="77777777">
        <w:tblPrEx>
          <w:tblCellMar>
            <w:top w:w="0" w:type="dxa"/>
            <w:bottom w:w="0" w:type="dxa"/>
          </w:tblCellMar>
        </w:tblPrEx>
        <w:tc>
          <w:tcPr>
            <w:tcW w:w="9360" w:type="dxa"/>
            <w:shd w:val="clear" w:color="auto" w:fill="1A1A2E"/>
            <w:tcMar>
              <w:top w:w="120" w:type="dxa"/>
              <w:left w:w="200" w:type="dxa"/>
              <w:bottom w:w="120" w:type="dxa"/>
              <w:right w:w="200" w:type="dxa"/>
            </w:tcMar>
          </w:tcPr>
          <w:p w14:paraId="6C468117" w14:textId="77777777" w:rsidR="00FD23A2" w:rsidRDefault="00562440">
            <w:pPr>
              <w:jc w:val="center"/>
            </w:pPr>
            <w:r>
              <w:rPr>
                <w:b/>
                <w:bCs/>
                <w:color w:val="FFFFFF"/>
                <w:sz w:val="24"/>
                <w:szCs w:val="24"/>
              </w:rPr>
              <w:lastRenderedPageBreak/>
              <w:t>GENERAL TERMS FOR THIS SCHEDULE</w:t>
            </w:r>
          </w:p>
        </w:tc>
      </w:tr>
    </w:tbl>
    <w:p w14:paraId="2CE59DA2" w14:textId="77777777" w:rsidR="00FD23A2" w:rsidRDefault="00FD23A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74EFCD36" w14:textId="77777777">
        <w:tblPrEx>
          <w:tblCellMar>
            <w:top w:w="0" w:type="dxa"/>
            <w:bottom w:w="0" w:type="dxa"/>
          </w:tblCellMar>
        </w:tblPrEx>
        <w:tc>
          <w:tcPr>
            <w:tcW w:w="120" w:type="dxa"/>
            <w:shd w:val="clear" w:color="auto" w:fill="006DB6"/>
          </w:tcPr>
          <w:p w14:paraId="7FDD2351" w14:textId="77777777" w:rsidR="00FD23A2" w:rsidRDefault="00FD23A2"/>
        </w:tc>
        <w:tc>
          <w:tcPr>
            <w:tcW w:w="9240" w:type="dxa"/>
            <w:tcMar>
              <w:top w:w="80" w:type="dxa"/>
              <w:left w:w="160" w:type="dxa"/>
              <w:bottom w:w="80" w:type="dxa"/>
              <w:right w:w="0" w:type="dxa"/>
            </w:tcMar>
          </w:tcPr>
          <w:p w14:paraId="61A0E7F7" w14:textId="77777777" w:rsidR="00FD23A2" w:rsidRDefault="00562440">
            <w:r>
              <w:rPr>
                <w:b/>
                <w:bCs/>
                <w:color w:val="006DB6"/>
                <w:sz w:val="28"/>
                <w:szCs w:val="28"/>
              </w:rPr>
              <w:t>Payment and Collection</w:t>
            </w:r>
          </w:p>
        </w:tc>
      </w:tr>
    </w:tbl>
    <w:p w14:paraId="2EA092B2" w14:textId="77777777" w:rsidR="00FD23A2" w:rsidRDefault="00562440">
      <w:pPr>
        <w:spacing w:after="120"/>
      </w:pPr>
      <w:r>
        <w:t>All payment terms, late fees, dispute procedures, and collection remedies for invoices arising under this Schedule are governed by Section 3 of the Master Service Agreement.</w:t>
      </w:r>
    </w:p>
    <w:p w14:paraId="612876BA" w14:textId="77777777" w:rsidR="00FD23A2" w:rsidRDefault="00FD23A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24A4105F" w14:textId="77777777">
        <w:tblPrEx>
          <w:tblCellMar>
            <w:top w:w="0" w:type="dxa"/>
            <w:bottom w:w="0" w:type="dxa"/>
          </w:tblCellMar>
        </w:tblPrEx>
        <w:tc>
          <w:tcPr>
            <w:tcW w:w="120" w:type="dxa"/>
            <w:shd w:val="clear" w:color="auto" w:fill="006DB6"/>
          </w:tcPr>
          <w:p w14:paraId="685FA305" w14:textId="77777777" w:rsidR="00FD23A2" w:rsidRDefault="00FD23A2"/>
        </w:tc>
        <w:tc>
          <w:tcPr>
            <w:tcW w:w="9240" w:type="dxa"/>
            <w:tcMar>
              <w:top w:w="80" w:type="dxa"/>
              <w:left w:w="160" w:type="dxa"/>
              <w:bottom w:w="80" w:type="dxa"/>
              <w:right w:w="0" w:type="dxa"/>
            </w:tcMar>
          </w:tcPr>
          <w:p w14:paraId="37FDF4C6" w14:textId="77777777" w:rsidR="00FD23A2" w:rsidRDefault="00562440">
            <w:r>
              <w:rPr>
                <w:b/>
                <w:bCs/>
                <w:color w:val="006DB6"/>
                <w:sz w:val="28"/>
                <w:szCs w:val="28"/>
              </w:rPr>
              <w:t>Changes to Services</w:t>
            </w:r>
          </w:p>
        </w:tc>
      </w:tr>
    </w:tbl>
    <w:p w14:paraId="4514C814" w14:textId="77777777" w:rsidR="00FD23A2" w:rsidRDefault="00562440">
      <w:pPr>
        <w:spacing w:after="120"/>
      </w:pPr>
      <w:r>
        <w:t>Either Party may request changes to the services described in this Schedule by providing thirty (30) days written notice. Changes to quantities, roles, or service levels shall be documented in an updated Service Order signed by both Parties.</w:t>
      </w:r>
    </w:p>
    <w:p w14:paraId="494C909D" w14:textId="77777777" w:rsidR="00FD23A2" w:rsidRDefault="00FD23A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D23A2" w14:paraId="617EB319" w14:textId="77777777">
        <w:tblPrEx>
          <w:tblCellMar>
            <w:top w:w="0" w:type="dxa"/>
            <w:bottom w:w="0" w:type="dxa"/>
          </w:tblCellMar>
        </w:tblPrEx>
        <w:tc>
          <w:tcPr>
            <w:tcW w:w="120" w:type="dxa"/>
            <w:shd w:val="clear" w:color="auto" w:fill="006DB6"/>
          </w:tcPr>
          <w:p w14:paraId="1954BFB6" w14:textId="77777777" w:rsidR="00FD23A2" w:rsidRDefault="00FD23A2"/>
        </w:tc>
        <w:tc>
          <w:tcPr>
            <w:tcW w:w="9240" w:type="dxa"/>
            <w:tcMar>
              <w:top w:w="80" w:type="dxa"/>
              <w:left w:w="160" w:type="dxa"/>
              <w:bottom w:w="80" w:type="dxa"/>
              <w:right w:w="0" w:type="dxa"/>
            </w:tcMar>
          </w:tcPr>
          <w:p w14:paraId="634B7970" w14:textId="77777777" w:rsidR="00FD23A2" w:rsidRDefault="00562440">
            <w:r>
              <w:rPr>
                <w:b/>
                <w:bCs/>
                <w:color w:val="006DB6"/>
                <w:sz w:val="28"/>
                <w:szCs w:val="28"/>
              </w:rPr>
              <w:t>Pricing Adjustments</w:t>
            </w:r>
          </w:p>
        </w:tc>
      </w:tr>
    </w:tbl>
    <w:p w14:paraId="54A9B81F" w14:textId="77777777" w:rsidR="00FD23A2" w:rsidRDefault="00562440">
      <w:pPr>
        <w:spacing w:after="120"/>
      </w:pPr>
      <w:r>
        <w:t xml:space="preserve">Pricing for services under this Schedule is subject to the Rate Card (Schedule C). </w:t>
      </w:r>
      <w:proofErr w:type="spellStart"/>
      <w:r>
        <w:t>Technijian</w:t>
      </w:r>
      <w:proofErr w:type="spellEnd"/>
      <w:r>
        <w:t xml:space="preserve"> may adjust rates upon sixty (60) </w:t>
      </w:r>
      <w:proofErr w:type="gramStart"/>
      <w:r>
        <w:t>days</w:t>
      </w:r>
      <w:proofErr w:type="gramEnd"/>
      <w:r>
        <w:t xml:space="preserve"> written notice, effective at the start of the next Renewal Term of the Agreement.</w:t>
      </w:r>
    </w:p>
    <w:sectPr w:rsidR="00FD23A2">
      <w:headerReference w:type="default" r:id="rId8"/>
      <w:footerReference w:type="default" r:id="rId9"/>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90F94" w14:textId="77777777" w:rsidR="00562440" w:rsidRDefault="00562440">
      <w:r>
        <w:separator/>
      </w:r>
    </w:p>
  </w:endnote>
  <w:endnote w:type="continuationSeparator" w:id="0">
    <w:p w14:paraId="7AFE73A6" w14:textId="77777777" w:rsidR="00562440" w:rsidRDefault="00562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CFEF" w14:textId="77777777" w:rsidR="00FD23A2" w:rsidRDefault="00562440">
    <w:pPr>
      <w:pBdr>
        <w:top w:val="single" w:sz="1" w:space="6" w:color="E9ECEF"/>
      </w:pBdr>
      <w:jc w:val="center"/>
    </w:pPr>
    <w:proofErr w:type="spellStart"/>
    <w:r>
      <w:rPr>
        <w:sz w:val="16"/>
        <w:szCs w:val="16"/>
      </w:rPr>
      <w:t>Technijian</w:t>
    </w:r>
    <w:proofErr w:type="spellEnd"/>
    <w:r>
      <w:rPr>
        <w:sz w:val="16"/>
        <w:szCs w:val="16"/>
      </w:rPr>
      <w:t xml:space="preserve"> | 18 Technology Dr., Ste 141, Irvine, CA 92618 | </w:t>
    </w:r>
    <w:proofErr w:type="gramStart"/>
    <w:r>
      <w:rPr>
        <w:sz w:val="16"/>
        <w:szCs w:val="16"/>
      </w:rPr>
      <w:t>949.379.8500  •</w:t>
    </w:r>
    <w:proofErr w:type="gramEnd"/>
    <w:r>
      <w:rPr>
        <w:sz w:val="16"/>
        <w:szCs w:val="16"/>
      </w:rPr>
      <w:t xml:space="preserve">  Page </w:t>
    </w:r>
    <w:r>
      <w:rPr>
        <w:sz w:val="16"/>
        <w:szCs w:val="16"/>
      </w:rPr>
      <w:fldChar w:fldCharType="begin"/>
    </w:r>
    <w:r>
      <w:rPr>
        <w:sz w:val="16"/>
        <w:szCs w:val="16"/>
      </w:rPr>
      <w:instrText>PAGE</w:instrText>
    </w:r>
    <w:r>
      <w:rPr>
        <w:sz w:val="16"/>
        <w:szCs w:val="16"/>
      </w:rPr>
      <w:fldChar w:fldCharType="separate"/>
    </w:r>
    <w:r w:rsidR="00F35CBD">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E9E97" w14:textId="77777777" w:rsidR="00562440" w:rsidRDefault="00562440">
      <w:r>
        <w:separator/>
      </w:r>
    </w:p>
  </w:footnote>
  <w:footnote w:type="continuationSeparator" w:id="0">
    <w:p w14:paraId="510C0AFE" w14:textId="77777777" w:rsidR="00562440" w:rsidRDefault="005624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4C80" w14:textId="77777777" w:rsidR="00FD23A2" w:rsidRDefault="00562440">
    <w:pPr>
      <w:pBdr>
        <w:bottom w:val="single" w:sz="2" w:space="6" w:color="006DB6"/>
      </w:pBdr>
      <w:spacing w:after="60"/>
    </w:pPr>
    <w:r>
      <w:rPr>
        <w:noProof/>
      </w:rPr>
      <w:drawing>
        <wp:inline distT="0" distB="0" distL="0" distR="0" wp14:anchorId="3B372D4F" wp14:editId="4ED1FF59">
          <wp:extent cx="1333500" cy="276225"/>
          <wp:effectExtent l="0" t="0" r="0" b="0"/>
          <wp:docPr id="635063504"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2990"/>
    <w:multiLevelType w:val="hybridMultilevel"/>
    <w:tmpl w:val="8CCAA900"/>
    <w:lvl w:ilvl="0" w:tplc="165048A4">
      <w:start w:val="1"/>
      <w:numFmt w:val="lowerLetter"/>
      <w:lvlText w:val="(%1)"/>
      <w:lvlJc w:val="left"/>
      <w:pPr>
        <w:ind w:left="720" w:hanging="360"/>
      </w:pPr>
    </w:lvl>
    <w:lvl w:ilvl="1" w:tplc="1AEC1E52">
      <w:numFmt w:val="decimal"/>
      <w:lvlText w:val=""/>
      <w:lvlJc w:val="left"/>
    </w:lvl>
    <w:lvl w:ilvl="2" w:tplc="852C502A">
      <w:numFmt w:val="decimal"/>
      <w:lvlText w:val=""/>
      <w:lvlJc w:val="left"/>
    </w:lvl>
    <w:lvl w:ilvl="3" w:tplc="F1224EF8">
      <w:numFmt w:val="decimal"/>
      <w:lvlText w:val=""/>
      <w:lvlJc w:val="left"/>
    </w:lvl>
    <w:lvl w:ilvl="4" w:tplc="D5D8824A">
      <w:numFmt w:val="decimal"/>
      <w:lvlText w:val=""/>
      <w:lvlJc w:val="left"/>
    </w:lvl>
    <w:lvl w:ilvl="5" w:tplc="F5788906">
      <w:numFmt w:val="decimal"/>
      <w:lvlText w:val=""/>
      <w:lvlJc w:val="left"/>
    </w:lvl>
    <w:lvl w:ilvl="6" w:tplc="3920DE28">
      <w:numFmt w:val="decimal"/>
      <w:lvlText w:val=""/>
      <w:lvlJc w:val="left"/>
    </w:lvl>
    <w:lvl w:ilvl="7" w:tplc="58042CBC">
      <w:numFmt w:val="decimal"/>
      <w:lvlText w:val=""/>
      <w:lvlJc w:val="left"/>
    </w:lvl>
    <w:lvl w:ilvl="8" w:tplc="8B84EEC8">
      <w:numFmt w:val="decimal"/>
      <w:lvlText w:val=""/>
      <w:lvlJc w:val="left"/>
    </w:lvl>
  </w:abstractNum>
  <w:abstractNum w:abstractNumId="1" w15:restartNumberingAfterBreak="0">
    <w:nsid w:val="30B70CC3"/>
    <w:multiLevelType w:val="hybridMultilevel"/>
    <w:tmpl w:val="B1E4FF5C"/>
    <w:lvl w:ilvl="0" w:tplc="1C6CB396">
      <w:start w:val="1"/>
      <w:numFmt w:val="bullet"/>
      <w:lvlText w:val="●"/>
      <w:lvlJc w:val="left"/>
      <w:pPr>
        <w:ind w:left="720" w:hanging="360"/>
      </w:pPr>
    </w:lvl>
    <w:lvl w:ilvl="1" w:tplc="FBB03D4A">
      <w:start w:val="1"/>
      <w:numFmt w:val="bullet"/>
      <w:lvlText w:val="○"/>
      <w:lvlJc w:val="left"/>
      <w:pPr>
        <w:ind w:left="1440" w:hanging="360"/>
      </w:pPr>
    </w:lvl>
    <w:lvl w:ilvl="2" w:tplc="C346F270">
      <w:start w:val="1"/>
      <w:numFmt w:val="bullet"/>
      <w:lvlText w:val="■"/>
      <w:lvlJc w:val="left"/>
      <w:pPr>
        <w:ind w:left="2160" w:hanging="360"/>
      </w:pPr>
    </w:lvl>
    <w:lvl w:ilvl="3" w:tplc="5C2672FA">
      <w:start w:val="1"/>
      <w:numFmt w:val="bullet"/>
      <w:lvlText w:val="●"/>
      <w:lvlJc w:val="left"/>
      <w:pPr>
        <w:ind w:left="2880" w:hanging="360"/>
      </w:pPr>
    </w:lvl>
    <w:lvl w:ilvl="4" w:tplc="6CA21148">
      <w:start w:val="1"/>
      <w:numFmt w:val="bullet"/>
      <w:lvlText w:val="○"/>
      <w:lvlJc w:val="left"/>
      <w:pPr>
        <w:ind w:left="3600" w:hanging="360"/>
      </w:pPr>
    </w:lvl>
    <w:lvl w:ilvl="5" w:tplc="35684C48">
      <w:start w:val="1"/>
      <w:numFmt w:val="bullet"/>
      <w:lvlText w:val="■"/>
      <w:lvlJc w:val="left"/>
      <w:pPr>
        <w:ind w:left="4320" w:hanging="360"/>
      </w:pPr>
    </w:lvl>
    <w:lvl w:ilvl="6" w:tplc="F086EF04">
      <w:start w:val="1"/>
      <w:numFmt w:val="bullet"/>
      <w:lvlText w:val="●"/>
      <w:lvlJc w:val="left"/>
      <w:pPr>
        <w:ind w:left="5040" w:hanging="360"/>
      </w:pPr>
    </w:lvl>
    <w:lvl w:ilvl="7" w:tplc="0556ECD8">
      <w:start w:val="1"/>
      <w:numFmt w:val="bullet"/>
      <w:lvlText w:val="●"/>
      <w:lvlJc w:val="left"/>
      <w:pPr>
        <w:ind w:left="5760" w:hanging="360"/>
      </w:pPr>
    </w:lvl>
    <w:lvl w:ilvl="8" w:tplc="C92AFFAE">
      <w:start w:val="1"/>
      <w:numFmt w:val="bullet"/>
      <w:lvlText w:val="●"/>
      <w:lvlJc w:val="left"/>
      <w:pPr>
        <w:ind w:left="6480" w:hanging="360"/>
      </w:pPr>
    </w:lvl>
  </w:abstractNum>
  <w:num w:numId="1" w16cid:durableId="123793470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e Barisic">
    <w15:presenceInfo w15:providerId="AD" w15:userId="S::dave@brandywine-homes.com::9feaed5c-f6ec-44a4-a61e-b693f28275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3A2"/>
    <w:rsid w:val="00114EB7"/>
    <w:rsid w:val="00562440"/>
    <w:rsid w:val="00F35CBD"/>
    <w:rsid w:val="00FD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AB19"/>
  <w15:docId w15:val="{2E17FF15-5295-477B-819D-63AC6FFC8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6DB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F35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2002</Words>
  <Characters>11012</Characters>
  <Application>Microsoft Office Word</Application>
  <DocSecurity>0</DocSecurity>
  <Lines>524</Lines>
  <Paragraphs>371</Paragraphs>
  <ScaleCrop>false</ScaleCrop>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Dave Barisic</cp:lastModifiedBy>
  <cp:revision>2</cp:revision>
  <dcterms:created xsi:type="dcterms:W3CDTF">2026-04-24T16:58:00Z</dcterms:created>
  <dcterms:modified xsi:type="dcterms:W3CDTF">2026-04-24T16:58:00Z</dcterms:modified>
</cp:coreProperties>
</file>